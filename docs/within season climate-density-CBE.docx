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295C2062" w:rsidR="00C67A19" w:rsidRDefault="00C67A19" w:rsidP="001408E7">
      <w:pPr>
        <w:spacing w:line="480" w:lineRule="auto"/>
      </w:pPr>
      <w:r>
        <w:t>Eric R. Scott, Ji-Peng Wei, Xin Li, Colin M. Orians</w:t>
      </w:r>
    </w:p>
    <w:p w14:paraId="4E530EEA" w14:textId="70F3666E" w:rsidR="00C67A19" w:rsidRDefault="001408E7" w:rsidP="001408E7">
      <w:pPr>
        <w:pStyle w:val="Heading1"/>
      </w:pPr>
      <w:r>
        <w:t>Abstract</w:t>
      </w:r>
    </w:p>
    <w:p w14:paraId="44AD7615" w14:textId="0A347181" w:rsidR="001408E7" w:rsidRPr="001408E7" w:rsidRDefault="001408E7" w:rsidP="001408E7">
      <w:r>
        <w:t>(to write)</w:t>
      </w:r>
    </w:p>
    <w:p w14:paraId="5F1F7227" w14:textId="0F9415D8" w:rsidR="00683D63" w:rsidRDefault="00C67A19" w:rsidP="001408E7">
      <w:pPr>
        <w:pStyle w:val="Heading1"/>
        <w:spacing w:line="480" w:lineRule="auto"/>
      </w:pPr>
      <w:r>
        <w:t>Introduction</w:t>
      </w:r>
    </w:p>
    <w:p w14:paraId="2F6CE71A" w14:textId="3CFE2462" w:rsidR="00C772A4" w:rsidRDefault="00727FD8" w:rsidP="001408E7">
      <w:pPr>
        <w:spacing w:line="480" w:lineRule="auto"/>
        <w:ind w:firstLine="720"/>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commentRangeStart w:id="0"/>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commentRangeEnd w:id="0"/>
      <w:r w:rsidR="008B0692">
        <w:rPr>
          <w:rStyle w:val="CommentReference"/>
        </w:rPr>
        <w:commentReference w:id="0"/>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p>
    <w:p w14:paraId="63F0599A" w14:textId="4ACD21B4" w:rsidR="00C772A4" w:rsidRDefault="00C772A4" w:rsidP="001408E7">
      <w:pPr>
        <w:spacing w:line="480" w:lineRule="auto"/>
        <w:ind w:firstLine="720"/>
      </w:pPr>
      <w:r>
        <w:t xml:space="preserve">Many studies of climate effects on insect herbivore populations focus on trends across multiple years.  However, within-season climate variability can have important effects on insect abundance. For example, favorable conditions early in the season may have a greater effect on populations of multivoltine insects than favorable conditions late in the season due to compounding effects over time. </w:t>
      </w:r>
      <w:del w:id="1" w:author="Collin Edwards" w:date="2020-03-04T11:47:00Z">
        <w:r w:rsidDel="008B0692">
          <w:delText xml:space="preserve">For example, in </w:delText>
        </w:r>
      </w:del>
      <w:ins w:id="2" w:author="Collin Edwards" w:date="2020-03-04T11:47:00Z">
        <w:r w:rsidR="008B0692">
          <w:t xml:space="preserve">In </w:t>
        </w:r>
      </w:ins>
      <w:r>
        <w:t xml:space="preserve">bumblebees (which can be considered effectively multivoltine), a pulse of resources early in the season results in larger colony sizes </w:t>
      </w:r>
      <w:r>
        <w:lastRenderedPageBreak/>
        <w:t xml:space="preserve">and greater reproductive output compared to a similar pulse later in the season </w:t>
      </w:r>
      <w:commentRangeStart w:id="3"/>
      <w:commentRangeStart w:id="4"/>
      <w:r>
        <w:fldChar w:fldCharType="begin" w:fldLock="1"/>
      </w:r>
      <w:r>
        <w:instrText>ADDIN CSL_CITATION {"citationItems":[{"id":"ITEM-1","itemData":{"DOI":"10.1007/s00442-019-04472-3","ISSN":"0029-8549","abstract":"The temporal distribution of resources is an important aspect of habitat quality that can substantially impact population suc- cess. Although it is widely accepted that floral resources directly influence wild bee population sizes, we lack experimental data evaluating how resource availability affects colony growth via demographic mechanisms. To achieve this, we tracked marked individuals in bumble bee (Bombus vosnesenskii) colonies to evaluate whether worker survival and reproduction responded to experimentally elevated forage early in colony development. Specifically, we assessed the effect of early resource environment on worker and sexual offspring production, and the survival and body size of individual workers. We also assessed whether responses of colonies differed when exposed to higher or lower resource environments at a relatively smaller (~ 10 workers) or larger (~ 20 workers) size. Resource supplementation always resulted in greater total offspring and male production; however, the influence of supplementation on worker production and quality depended on colony size at the start of supplementation. Among colonies that were initially smaller, colonies that were supplemented produced fewer but larger bodied and longer lived workers compared to control counterparts. Among colonies that were initially larger, colonies that were supplemented produced more workers than corresponding controls, but without changes to worker quality. Collectively, these results provide clear experimental evidence that greater resource availability early in colony development increases overall productivity, and indicate that colonies may pursue different allocation strategies in response to the resource environment, investing in more or better workers.","author":[{"dropping-particle":"","family":"Malfi","given":"Rosemary L.","non-dropping-particle":"","parse-names":false,"suffix":""},{"dropping-particle":"","family":"Crone","given":"Elizabeth","non-dropping-particle":"","parse-names":false,"suffix":""},{"dropping-particle":"","family":"Williams","given":"Neal","non-dropping-particle":"","parse-names":false,"suffix":""}],"container-title":"Oecologia","id":"ITEM-1","issue":"2","issued":{"date-parts":[["2019","10","5"]]},"page":"377-388","publisher":"Springer Science and Business Media LLC","title":"Demographic benefits of early season resources for bumble bee (B. vosnesenskii) colonies","type":"article-journal","volume":"191"},"uris":["http://www.mendeley.com/documents/?uuid=a28fe24e-c2b3-31b3-a452-08747888c247"]}],"mendeley":{"formattedCitation":"(Malfi et al., 2019)","plainTextFormattedCitation":"(Malfi et al., 2019)","previouslyFormattedCitation":"(Malfi et al., 2019)"},"properties":{"noteIndex":0},"schema":"https://github.com/citation-style-language/schema/raw/master/csl-citation.json"}</w:instrText>
      </w:r>
      <w:r>
        <w:fldChar w:fldCharType="separate"/>
      </w:r>
      <w:r w:rsidRPr="00DB4538">
        <w:rPr>
          <w:noProof/>
        </w:rPr>
        <w:t>(Malfi et al., 2019)</w:t>
      </w:r>
      <w:r>
        <w:fldChar w:fldCharType="end"/>
      </w:r>
      <w:commentRangeEnd w:id="3"/>
      <w:r>
        <w:rPr>
          <w:rStyle w:val="CommentReference"/>
        </w:rPr>
        <w:commentReference w:id="3"/>
      </w:r>
      <w:r>
        <w:t>. Within-season climate variability can also influence insect populations independently of yearly increases in mean temperature</w:t>
      </w:r>
      <w:commentRangeEnd w:id="4"/>
      <w:r w:rsidR="008B0692">
        <w:rPr>
          <w:rStyle w:val="CommentReference"/>
        </w:rPr>
        <w:commentReference w:id="4"/>
      </w:r>
      <w:r>
        <w:t xml:space="preserve">.  For example, infestation severity on crops by the migratory, multivoltine, polyphagous crop pest, </w:t>
      </w:r>
      <w:commentRangeStart w:id="5"/>
      <w:r>
        <w:rPr>
          <w:i/>
          <w:iCs/>
        </w:rPr>
        <w:t xml:space="preserve">Empoasca </w:t>
      </w:r>
      <w:proofErr w:type="spellStart"/>
      <w:r>
        <w:rPr>
          <w:i/>
          <w:iCs/>
        </w:rPr>
        <w:t>fabae</w:t>
      </w:r>
      <w:commentRangeEnd w:id="5"/>
      <w:proofErr w:type="spellEnd"/>
      <w:r w:rsidR="008B0692">
        <w:rPr>
          <w:rStyle w:val="CommentReference"/>
        </w:rPr>
        <w:commentReference w:id="5"/>
      </w:r>
      <w:r>
        <w:t xml:space="preserve"> is more dependent on within-season temperatures than on advancing phenology due to warming </w:t>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Empoasca fabae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r>
        <w:t xml:space="preserve">. </w:t>
      </w:r>
    </w:p>
    <w:p w14:paraId="4D845942" w14:textId="72A5238C" w:rsidR="00802138" w:rsidRDefault="00630D1D" w:rsidP="001408E7">
      <w:pPr>
        <w:spacing w:line="480" w:lineRule="auto"/>
        <w:ind w:firstLine="720"/>
      </w:pPr>
      <w:r>
        <w:t xml:space="preserve">Because insects are </w:t>
      </w:r>
      <w:commentRangeStart w:id="6"/>
      <w:r>
        <w:t>poikilotherms</w:t>
      </w:r>
      <w:commentRangeEnd w:id="6"/>
      <w:r w:rsidR="008B0692">
        <w:rPr>
          <w:rStyle w:val="CommentReference"/>
        </w:rPr>
        <w:commentReference w:id="6"/>
      </w:r>
      <w:r>
        <w:t xml:space="preserve">, </w:t>
      </w:r>
      <w:r w:rsidR="00B37D72">
        <w:t>changes in temperature are likely</w:t>
      </w:r>
      <w:r w:rsidR="00B70D84">
        <w:t xml:space="preserve"> </w:t>
      </w:r>
      <w:r w:rsidR="00B37D72">
        <w:t xml:space="preserve">to effect </w:t>
      </w:r>
      <w:r w:rsidR="00B70D84">
        <w:t xml:space="preserve">insects most directly </w:t>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8C32EB">
        <w:t>An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rsidR="00727FD8">
        <w:t xml:space="preserve"> the latitudinal ranges </w:t>
      </w:r>
      <w:r w:rsidR="00272011">
        <w:t xml:space="preserve">and populations </w:t>
      </w:r>
      <w:r w:rsidR="00727FD8">
        <w:t xml:space="preserve">of </w:t>
      </w:r>
      <w:r w:rsidR="00272011">
        <w:t xml:space="preserve">some </w:t>
      </w:r>
      <w:r w:rsidR="00727FD8">
        <w:t xml:space="preserve">agricultural pests </w:t>
      </w:r>
      <w:r w:rsidR="00727FD8">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rsidR="00727FD8">
        <w:fldChar w:fldCharType="separate"/>
      </w:r>
      <w:r w:rsidR="002F0F7B" w:rsidRPr="002F0F7B">
        <w:rPr>
          <w:noProof/>
        </w:rPr>
        <w:t>(Bebber et al., 2013; Macgregor et al., 2019; Porter et al., 1991)</w:t>
      </w:r>
      <w:r w:rsidR="00727FD8">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Multivoltine insects in particular </w:t>
      </w:r>
      <w:r w:rsidR="002F0F7B">
        <w:t xml:space="preserve">may </w:t>
      </w:r>
      <w:r w:rsidR="00272011">
        <w:t xml:space="preserve">benefit from warming, as </w:t>
      </w:r>
      <w:r w:rsidR="008C32EB">
        <w:t xml:space="preserve">faster development and longer growing seasons </w:t>
      </w:r>
      <w:ins w:id="7" w:author="Collin Edwards" w:date="2020-03-04T11:55:00Z">
        <w:r w:rsidR="008B0692">
          <w:t xml:space="preserve">can </w:t>
        </w:r>
      </w:ins>
      <w:r w:rsidR="008C32EB">
        <w:t>allow for more generations</w:t>
      </w:r>
      <w:r w:rsidR="00272011">
        <w:t xml:space="preserve"> and greater potential population growth</w:t>
      </w:r>
      <w:r w:rsidR="002F0F7B">
        <w:t xml:space="preserve"> </w:t>
      </w:r>
      <w:r w:rsidR="002F0F7B">
        <w:fldChar w:fldCharType="begin" w:fldLock="1"/>
      </w:r>
      <w:r w:rsidR="00C772A4">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rsidR="002F0F7B">
        <w:fldChar w:fldCharType="separate"/>
      </w:r>
      <w:r w:rsidR="00C772A4" w:rsidRPr="00C772A4">
        <w:rPr>
          <w:noProof/>
        </w:rPr>
        <w:t>(Bale et al., 2002; Kerr et al., 2019; Macgregor et al., 2019; Tobin et al., 2008)</w:t>
      </w:r>
      <w:r w:rsidR="002F0F7B">
        <w:fldChar w:fldCharType="end"/>
      </w:r>
      <w:r w:rsidR="00272011">
        <w:t>.</w:t>
      </w:r>
      <w:r w:rsidR="008C32EB">
        <w:t xml:space="preserve"> </w:t>
      </w:r>
    </w:p>
    <w:p w14:paraId="7D36A52B" w14:textId="1442B8A9" w:rsidR="00727FD8" w:rsidRDefault="00727FD8" w:rsidP="001408E7">
      <w:pPr>
        <w:spacing w:line="480" w:lineRule="auto"/>
        <w:ind w:firstLine="720"/>
      </w:pPr>
      <w:r>
        <w:t>Changes in precipitation</w:t>
      </w:r>
      <w:r w:rsidR="00B70D84">
        <w:t>, on the other hand,</w:t>
      </w:r>
      <w:r w:rsidR="00C772A4">
        <w:t xml:space="preserve"> are less uniform across the globe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Hot,</w:t>
      </w:r>
      <w:r w:rsidR="000F4814">
        <w:t xml:space="preserve"> dry conditions </w:t>
      </w:r>
      <w:r w:rsidR="00802138">
        <w:t>can</w:t>
      </w:r>
      <w:r w:rsidR="000F4814">
        <w:t xml:space="preserve"> lead </w:t>
      </w:r>
      <w:r w:rsidR="000F4814">
        <w:lastRenderedPageBreak/>
        <w:t>to increases in insect mortality due to</w:t>
      </w:r>
      <w:r>
        <w:t xml:space="preserve"> desiccation</w:t>
      </w:r>
      <w:r w:rsidR="000F4814">
        <w:t>,</w:t>
      </w:r>
      <w:r>
        <w:t xml:space="preserve"> </w:t>
      </w:r>
      <w:r w:rsidR="000F4814">
        <w:t>so in dry habitats,</w:t>
      </w:r>
      <w:r>
        <w:t xml:space="preserve"> increase</w:t>
      </w:r>
      <w:r w:rsidR="003B7CA8">
        <w:t>d</w:t>
      </w:r>
      <w:r>
        <w:t xml:space="preserve"> precipitation may result in increases in herbivore populations </w:t>
      </w:r>
      <w:commentRangeStart w:id="8"/>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commentRangeEnd w:id="8"/>
      <w:r w:rsidR="00187372">
        <w:rPr>
          <w:rStyle w:val="CommentReference"/>
        </w:rPr>
        <w:commentReference w:id="8"/>
      </w:r>
      <w:r>
        <w:t xml:space="preserve">. </w:t>
      </w:r>
      <w:r w:rsidR="000F4814">
        <w:t>However, 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0035F8EA" w:rsidR="00633DAF" w:rsidRDefault="00633DAF" w:rsidP="001408E7">
      <w:pPr>
        <w:spacing w:line="480" w:lineRule="auto"/>
        <w:ind w:firstLine="720"/>
      </w:pPr>
      <w:r>
        <w:t xml:space="preserve">The temperature optima of plants and their insect herbivores differ </w:t>
      </w:r>
      <w:r>
        <w:fldChar w:fldCharType="begin" w:fldLock="1"/>
      </w:r>
      <w:r w:rsidR="00DB4538">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fldChar w:fldCharType="separate"/>
      </w:r>
      <w:r w:rsidRPr="00633DAF">
        <w:rPr>
          <w:noProof/>
        </w:rPr>
        <w:t>(Berggren et al., 2009)</w:t>
      </w:r>
      <w:r>
        <w:fldChar w:fldCharType="end"/>
      </w:r>
      <w:r>
        <w:t xml:space="preserve">. Insects are predicted to benefit more from high temperatures than plants due to plants experiencing </w:t>
      </w:r>
      <w:ins w:id="9" w:author="Collin Edwards" w:date="2020-03-04T11:56:00Z">
        <w:r w:rsidR="008B0692">
          <w:t xml:space="preserve">additional </w:t>
        </w:r>
      </w:ins>
      <w:r>
        <w:t xml:space="preserve">photorespiration at high temperatures. </w:t>
      </w:r>
      <w:r w:rsidR="00464C81">
        <w:t>Temperature can</w:t>
      </w:r>
      <w:r w:rsidR="00802138">
        <w:t xml:space="preserve"> also alter effective herbivore density</w:t>
      </w:r>
      <w:r w:rsidR="00C772A4">
        <w:t xml:space="preserve">, that is, </w:t>
      </w:r>
      <w:r>
        <w:t>the</w:t>
      </w:r>
      <w:r w:rsidR="00464C81">
        <w:t xml:space="preserve"> relative growth rate of plants and insect</w:t>
      </w:r>
      <w:r>
        <w:t xml:space="preserve"> herbivore</w:t>
      </w:r>
      <w:r w:rsidR="00802138">
        <w:t xml:space="preserve"> populations</w:t>
      </w:r>
      <w:r w:rsidR="00464C81">
        <w:t xml:space="preserve">. </w:t>
      </w:r>
      <w:r w:rsidR="00802138">
        <w:t>For example, i</w:t>
      </w:r>
      <w:r w:rsidR="00464C81">
        <w:t xml:space="preserve">f host plant growth is </w:t>
      </w:r>
      <w:r w:rsidR="00C772A4">
        <w:t xml:space="preserve">too </w:t>
      </w:r>
      <w:r w:rsidR="00464C81">
        <w:t xml:space="preserve">slow due to cold temperatures, or if leaf </w:t>
      </w:r>
      <w:r>
        <w:t>maturation</w:t>
      </w:r>
      <w:r w:rsidR="00464C81">
        <w:t xml:space="preserve"> is too fast due to high temperatures, </w:t>
      </w:r>
      <w:r w:rsidR="00802138">
        <w:t>the relative herbivore density (insects per young leaf)</w:t>
      </w:r>
      <w:r w:rsidR="00C772A4">
        <w:t xml:space="preserve"> may increase,</w:t>
      </w:r>
      <w:r w:rsidR="00802138">
        <w:t xml:space="preserve"> and </w:t>
      </w:r>
      <w:r w:rsidR="00464C81">
        <w:t xml:space="preserve">there may not be enough young leaf tissue to support herbivores </w:t>
      </w:r>
      <w:commentRangeStart w:id="10"/>
      <w:r w:rsidR="00464C81">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464C81">
        <w:fldChar w:fldCharType="separate"/>
      </w:r>
      <w:r w:rsidR="00464C81" w:rsidRPr="00464C81">
        <w:rPr>
          <w:noProof/>
        </w:rPr>
        <w:t>(Bale et al., 2002)</w:t>
      </w:r>
      <w:r w:rsidR="00464C81">
        <w:fldChar w:fldCharType="end"/>
      </w:r>
      <w:commentRangeEnd w:id="10"/>
      <w:r w:rsidR="00BD6EC0">
        <w:rPr>
          <w:rStyle w:val="CommentReference"/>
        </w:rPr>
        <w:commentReference w:id="10"/>
      </w:r>
      <w:r w:rsidR="00464C81">
        <w:t>.</w:t>
      </w:r>
    </w:p>
    <w:p w14:paraId="5AD29DE4" w14:textId="5DF7F9FE" w:rsidR="00F518D4" w:rsidRDefault="00C772A4" w:rsidP="001408E7">
      <w:pPr>
        <w:spacing w:line="480" w:lineRule="auto"/>
        <w:ind w:firstLine="720"/>
      </w:pPr>
      <w:r>
        <w:t>[</w:t>
      </w:r>
      <w:r w:rsidR="00892350">
        <w:t xml:space="preserve">sentences about how </w:t>
      </w:r>
      <w:r>
        <w:t>insect</w:t>
      </w:r>
      <w:r w:rsidR="00892350">
        <w:t xml:space="preserve"> herbivory</w:t>
      </w:r>
      <w:r>
        <w:t xml:space="preserve"> not only </w:t>
      </w:r>
      <w:r w:rsidR="00892350">
        <w:t>effects plants</w:t>
      </w:r>
      <w:r>
        <w:t xml:space="preserve"> through consumptive effects, but also </w:t>
      </w:r>
      <w:r w:rsidR="00892350">
        <w:t>through induced changes in metabolite profiles</w:t>
      </w:r>
      <w:r>
        <w:t xml:space="preserve">]. </w:t>
      </w:r>
      <w:r w:rsidR="00F518D4">
        <w:t xml:space="preserve">Plant secondary metabolite blends are also important in some agricultural systems, where they are the prime determinants of crop quality.  Tea quality, for example, is determined primarily by the concentrations and composition of volatiles, catechins, methylxanthines, and amino acids.  In some tea cropping systems, metabolite blend can be more </w:t>
      </w:r>
      <w:del w:id="11" w:author="Collin Edwards" w:date="2020-03-04T11:57:00Z">
        <w:r w:rsidR="00F518D4" w:rsidDel="00BD6EC0">
          <w:delText xml:space="preserve">important </w:delText>
        </w:r>
      </w:del>
      <w:ins w:id="12" w:author="Collin Edwards" w:date="2020-03-04T11:57:00Z">
        <w:r w:rsidR="00BD6EC0">
          <w:t xml:space="preserve">valuable </w:t>
        </w:r>
      </w:ins>
      <w:r w:rsidR="00F518D4">
        <w:t xml:space="preserve">than crop yield, resulting in farmers sacrificing yield to maximize quality in a number of ways </w:t>
      </w:r>
      <w:r w:rsidR="006D7D16">
        <w:fldChar w:fldCharType="begin" w:fldLock="1"/>
      </w:r>
      <w:r w:rsidR="006D7D16">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6D7D16">
        <w:fldChar w:fldCharType="separate"/>
      </w:r>
      <w:r w:rsidR="006D7D16" w:rsidRPr="006D7D16">
        <w:rPr>
          <w:noProof/>
        </w:rPr>
        <w:t>(Ahmed et al., 2014; Cho et al., 2007; Saijo, 1980)</w:t>
      </w:r>
      <w:r w:rsidR="006D7D16">
        <w:fldChar w:fldCharType="end"/>
      </w:r>
      <w:r w:rsidR="006D7D16">
        <w:t>.</w:t>
      </w:r>
      <w:r w:rsidR="00F518D4">
        <w:t xml:space="preserve"> One strategy unique to tea originates in northern Taiwan and involves farmers allowing and encouraging </w:t>
      </w:r>
      <w:r>
        <w:t xml:space="preserve">damage by the </w:t>
      </w:r>
      <w:r w:rsidR="00F518D4">
        <w:t>tea green leafhopper (</w:t>
      </w:r>
      <w:r w:rsidR="00F518D4" w:rsidRPr="006D7D16">
        <w:rPr>
          <w:i/>
          <w:iCs/>
        </w:rPr>
        <w:t>Empoasca onukii</w:t>
      </w:r>
      <w:r w:rsidR="00F518D4">
        <w:t>) in order to induce secondary metabolite production</w:t>
      </w:r>
      <w:r w:rsidR="006D7D16">
        <w:t xml:space="preserve"> </w:t>
      </w:r>
      <w:r w:rsidR="006D7D16">
        <w:fldChar w:fldCharType="begin" w:fldLock="1"/>
      </w:r>
      <w:r w:rsidR="00727FD8">
        <w:instrText>ADDIN CSL_CITATION {"citationItems":[{"id":"ITEM-1","itemData":{"DOI":"10.1271/bbb.60708","ISSN":"0916-8451","PMID":"17587678","abstract":"Oriental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Biochemistry","id":"ITEM-1","issue":"6","issued":{"date-parts":[["2007","5","22"]]},"page":"1476-1486","publisher":"Japan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2007)","plainTextFormattedCitation":"(Cho et al., 2007)","previouslyFormattedCitation":"(Cho et al., 2007)"},"properties":{"noteIndex":0},"schema":"https://github.com/citation-style-language/schema/raw/master/csl-citation.json"}</w:instrText>
      </w:r>
      <w:r w:rsidR="006D7D16">
        <w:fldChar w:fldCharType="separate"/>
      </w:r>
      <w:r w:rsidR="006D7D16" w:rsidRPr="006D7D16">
        <w:rPr>
          <w:noProof/>
        </w:rPr>
        <w:t>(Cho et al., 2007)</w:t>
      </w:r>
      <w:r w:rsidR="006D7D16">
        <w:fldChar w:fldCharType="end"/>
      </w:r>
      <w:r w:rsidR="00F518D4">
        <w:t xml:space="preserve">.  </w:t>
      </w:r>
      <w:r w:rsidR="00F518D4" w:rsidRPr="006D7D16">
        <w:rPr>
          <w:i/>
          <w:iCs/>
        </w:rPr>
        <w:t>E. onukii</w:t>
      </w:r>
      <w:r w:rsidR="006D7D16">
        <w:t xml:space="preserve">, like other </w:t>
      </w:r>
      <w:r w:rsidR="006D7D16" w:rsidRPr="006D7D16">
        <w:rPr>
          <w:i/>
          <w:iCs/>
        </w:rPr>
        <w:t>Empoasca</w:t>
      </w:r>
      <w:r w:rsidR="006D7D16">
        <w:t xml:space="preserve"> </w:t>
      </w:r>
      <w:r w:rsidR="006D7D16">
        <w:lastRenderedPageBreak/>
        <w:t>species,</w:t>
      </w:r>
      <w:r w:rsidR="00F518D4">
        <w:t xml:space="preserve"> feeds by rupturing cells and ingesting fluids </w:t>
      </w:r>
      <w:r w:rsidR="006D7D16">
        <w:fldChar w:fldCharType="begin" w:fldLock="1"/>
      </w:r>
      <w:r w:rsidR="006D7D16">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Empoasca vitis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F518D4" w:rsidRPr="006D7D16">
        <w:rPr>
          <w:i/>
          <w:iCs/>
        </w:rPr>
        <w:t>E. onukii</w:t>
      </w:r>
      <w:r w:rsidR="00F518D4">
        <w:t xml:space="preserve"> is generally considered a pest and can reduce tea yields up to 20%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9824AF">
        <w:t>.</w:t>
      </w:r>
      <w:r w:rsidR="00F518D4">
        <w:t xml:space="preserve"> However, </w:t>
      </w:r>
      <w:r>
        <w:t>in late summer when tea quality generally declines,</w:t>
      </w:r>
      <w:r w:rsidR="00F518D4">
        <w:t xml:space="preserve"> </w:t>
      </w:r>
      <w:r w:rsidR="00F518D4" w:rsidRPr="00C772A4">
        <w:rPr>
          <w:i/>
          <w:iCs/>
        </w:rPr>
        <w:t>E. onukii</w:t>
      </w:r>
      <w:r w:rsidR="00F518D4">
        <w:t xml:space="preserve"> infestations </w:t>
      </w:r>
      <w:r>
        <w:t xml:space="preserve">can be beneficial to some tea farmers </w:t>
      </w:r>
      <w:r w:rsidR="00F518D4">
        <w:t>because of the volatiles induced uniquely by leafhopper damage</w:t>
      </w:r>
      <w:r w:rsidR="006D7D16">
        <w:t xml:space="preserve"> </w:t>
      </w:r>
      <w:r w:rsidR="006D7D16">
        <w:fldChar w:fldCharType="begin" w:fldLock="1"/>
      </w:r>
      <w:r w:rsidR="006D7D16">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(Camellia sinensis ) to safely and effectively improve tea aroma","type":"article-journal","volume":"59"},"uris":["http://www.mendeley.com/documents/?uuid=5ac4b261-b0fd-3f16-8162-6a3d9fbea127"]}],"mendeley":{"formattedCitation":"(Zeng et al., 2019)","plainTextFormattedCitation":"(Zeng et al., 2019)","previouslyFormattedCitation":"(Zeng et al., 2019)"},"properties":{"noteIndex":0},"schema":"https://github.com/citation-style-language/schema/raw/master/csl-citation.json"}</w:instrText>
      </w:r>
      <w:r w:rsidR="006D7D16">
        <w:fldChar w:fldCharType="separate"/>
      </w:r>
      <w:r w:rsidR="006D7D16" w:rsidRPr="006D7D16">
        <w:rPr>
          <w:noProof/>
        </w:rPr>
        <w:t>(Zeng et al., 2019)</w:t>
      </w:r>
      <w:r w:rsidR="006D7D16">
        <w:fldChar w:fldCharType="end"/>
      </w:r>
      <w:r w:rsidR="00F518D4">
        <w:t xml:space="preserve">. </w:t>
      </w:r>
      <w:r w:rsidR="00F518D4" w:rsidRPr="00C772A4">
        <w:rPr>
          <w:i/>
          <w:iCs/>
        </w:rPr>
        <w:t>E. onukii</w:t>
      </w:r>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t xml:space="preserve">, and leafhopper vital rates are influenced by temperature </w:t>
      </w:r>
      <w:r w:rsidR="009824AF">
        <w:fldChar w:fldCharType="begin" w:fldLock="1"/>
      </w:r>
      <w:r w:rsidR="009824AF">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t>.</w:t>
      </w:r>
      <w:r w:rsidR="005859AC">
        <w:t xml:space="preserve"> </w:t>
      </w:r>
      <w:r w:rsidR="002920B0" w:rsidRPr="005859AC">
        <w:t>Therefore</w:t>
      </w:r>
      <w:r w:rsidR="002920B0">
        <w:t xml:space="preserve">, there is the potential for within-season climate </w:t>
      </w:r>
      <w:r>
        <w:t>variability</w:t>
      </w:r>
      <w:r w:rsidR="002920B0">
        <w:t xml:space="preserve"> to have an impact on leafhopper population.  In addition, climate may affect shoot growth of tea plants.  Young shoots are not only the unit of harvest, but also the preferred feeding sites for </w:t>
      </w:r>
      <w:r w:rsidR="002920B0" w:rsidRPr="00C772A4">
        <w:rPr>
          <w:i/>
          <w:iCs/>
        </w:rPr>
        <w:t>E. onukii</w:t>
      </w:r>
      <w:r w:rsidR="002920B0">
        <w:t xml:space="preserve"> (</w:t>
      </w:r>
      <w:commentRangeStart w:id="13"/>
      <w:r w:rsidR="002920B0">
        <w:t>citation</w:t>
      </w:r>
      <w:commentRangeEnd w:id="13"/>
      <w:r w:rsidR="001408E7">
        <w:rPr>
          <w:rStyle w:val="CommentReference"/>
        </w:rPr>
        <w:commentReference w:id="13"/>
      </w:r>
      <w:r w:rsidR="002920B0">
        <w:t xml:space="preserve">), so changes in shoot elongation must be considered together with </w:t>
      </w:r>
      <w:r w:rsidR="002920B0" w:rsidRPr="00C772A4">
        <w:rPr>
          <w:i/>
          <w:iCs/>
        </w:rPr>
        <w:t>E. onukii</w:t>
      </w:r>
      <w:r w:rsidR="002920B0">
        <w:t xml:space="preserve"> </w:t>
      </w:r>
      <w:r>
        <w:t>population</w:t>
      </w:r>
      <w:r w:rsidR="002920B0">
        <w:t xml:space="preserve"> in order to understand changes in functional </w:t>
      </w:r>
      <w:commentRangeStart w:id="14"/>
      <w:r w:rsidR="002920B0">
        <w:t>density</w:t>
      </w:r>
      <w:commentRangeEnd w:id="14"/>
      <w:r w:rsidR="00BD6EC0">
        <w:rPr>
          <w:rStyle w:val="CommentReference"/>
        </w:rPr>
        <w:commentReference w:id="14"/>
      </w:r>
      <w:r w:rsidR="002920B0">
        <w:t>.</w:t>
      </w:r>
    </w:p>
    <w:p w14:paraId="5A84DE40" w14:textId="263702A6" w:rsidR="00C772A4" w:rsidRDefault="00C772A4" w:rsidP="001408E7">
      <w:pPr>
        <w:spacing w:line="480" w:lineRule="auto"/>
        <w:ind w:firstLine="720"/>
      </w:pPr>
      <w:r>
        <w:t xml:space="preserve">Here we present an observational study </w:t>
      </w:r>
      <w:r w:rsidR="00591741">
        <w:t xml:space="preserve">performed </w:t>
      </w:r>
      <w:r>
        <w:t xml:space="preserve">at a tea farm in Fujian Province, China that produces </w:t>
      </w:r>
      <w:commentRangeStart w:id="15"/>
      <w:r>
        <w:t xml:space="preserve">Eastern Beauty oolong </w:t>
      </w:r>
      <w:commentRangeEnd w:id="15"/>
      <w:r w:rsidR="00BD6EC0">
        <w:rPr>
          <w:rStyle w:val="CommentReference"/>
        </w:rPr>
        <w:commentReference w:id="15"/>
      </w:r>
      <w:r>
        <w:t>when leafhopper herbivory is high enough in the late summer.</w:t>
      </w:r>
      <w:r w:rsidR="00591741">
        <w:t xml:space="preserve"> We tracked leafhopper population density and tea shoot growth in tea fields and modeled the</w:t>
      </w:r>
      <w:ins w:id="16" w:author="Collin Edwards" w:date="2020-03-04T12:02:00Z">
        <w:r w:rsidR="00BD6EC0">
          <w:t xml:space="preserve">ir responses to recent </w:t>
        </w:r>
      </w:ins>
      <w:del w:id="17" w:author="Collin Edwards" w:date="2020-03-04T12:02:00Z">
        <w:r w:rsidR="00591741" w:rsidDel="00BD6EC0">
          <w:delText xml:space="preserve">se as potentially lagged responses to </w:delText>
        </w:r>
      </w:del>
      <w:r w:rsidR="00591741">
        <w:t>temperature and precipitation.</w:t>
      </w:r>
    </w:p>
    <w:p w14:paraId="370E1275" w14:textId="4519F335" w:rsidR="00C67A19" w:rsidRDefault="00C67A19" w:rsidP="001408E7">
      <w:pPr>
        <w:pStyle w:val="Heading1"/>
        <w:spacing w:line="480" w:lineRule="auto"/>
      </w:pPr>
      <w:r>
        <w:lastRenderedPageBreak/>
        <w:t>Materials and Methods</w:t>
      </w:r>
    </w:p>
    <w:p w14:paraId="44168D29" w14:textId="092DDBDD"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t xml:space="preserve">Two adjacent fields </w:t>
      </w:r>
      <w:ins w:id="18" w:author="Collin Edwards" w:date="2020-03-04T12:04:00Z">
        <w:r w:rsidR="00BD6EC0">
          <w:rPr>
            <w:rFonts w:ascii="Helvetica Neue" w:hAnsi="Helvetica Neue" w:cs="Helvetica Neue"/>
            <w:color w:val="000000"/>
            <w:sz w:val="22"/>
            <w:szCs w:val="22"/>
          </w:rPr>
          <w:t xml:space="preserve">(hereafter A and B) </w:t>
        </w:r>
      </w:ins>
      <w:r>
        <w:rPr>
          <w:rFonts w:ascii="Helvetica Neue" w:hAnsi="Helvetica Neue" w:cs="Helvetica Neue"/>
          <w:color w:val="000000"/>
          <w:sz w:val="22"/>
          <w:szCs w:val="22"/>
        </w:rPr>
        <w:t>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 xml:space="preserve">). In each field, we labeled 10 </w:t>
      </w:r>
      <w:r w:rsidR="006872B9">
        <w:rPr>
          <w:rFonts w:ascii="Helvetica Neue" w:hAnsi="Helvetica Neue" w:cs="Helvetica Neue"/>
          <w:color w:val="000000"/>
          <w:sz w:val="22"/>
          <w:szCs w:val="22"/>
        </w:rPr>
        <w:t xml:space="preserve">plants chosen randomly </w:t>
      </w:r>
      <w:commentRangeStart w:id="19"/>
      <w:commentRangeStart w:id="20"/>
      <w:r w:rsidR="006872B9">
        <w:rPr>
          <w:rFonts w:ascii="Helvetica Neue" w:hAnsi="Helvetica Neue" w:cs="Helvetica Neue"/>
          <w:color w:val="000000"/>
          <w:sz w:val="22"/>
          <w:szCs w:val="22"/>
        </w:rPr>
        <w:t>by using a random number generator to create combinations of row number and % distance into the row from the road to the edge of the field</w:t>
      </w:r>
      <w:commentRangeEnd w:id="19"/>
      <w:r w:rsidR="00591741">
        <w:rPr>
          <w:rStyle w:val="CommentReference"/>
        </w:rPr>
        <w:commentReference w:id="19"/>
      </w:r>
      <w:commentRangeEnd w:id="20"/>
      <w:r w:rsidR="00BD6EC0">
        <w:rPr>
          <w:rStyle w:val="CommentReference"/>
        </w:rPr>
        <w:commentReference w:id="20"/>
      </w:r>
      <w:r>
        <w:rPr>
          <w:rFonts w:ascii="Helvetica Neue" w:hAnsi="Helvetica Neue" w:cs="Helvetica Neue"/>
          <w:color w:val="000000"/>
          <w:sz w:val="22"/>
          <w:szCs w:val="22"/>
        </w:rPr>
        <w:t>. Each day at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apical meristem of haphazardly chosen shoots</w:t>
      </w:r>
      <w:r>
        <w:rPr>
          <w:rFonts w:ascii="Helvetica Neue" w:hAnsi="Helvetica Neue" w:cs="Helvetica Neue"/>
          <w:color w:val="000000"/>
          <w:sz w:val="22"/>
          <w:szCs w:val="22"/>
        </w:rPr>
        <w:t xml:space="preserve"> on these plants. </w:t>
      </w:r>
      <w:r w:rsidR="000410AF">
        <w:rPr>
          <w:rFonts w:ascii="Helvetica Neue" w:hAnsi="Helvetica Neue" w:cs="Helvetica Neue"/>
          <w:i/>
          <w:iCs/>
          <w:color w:val="000000"/>
          <w:sz w:val="22"/>
          <w:szCs w:val="22"/>
        </w:rPr>
        <w:t xml:space="preserve">E. </w:t>
      </w:r>
      <w:r w:rsidR="000410AF" w:rsidRPr="000410AF">
        <w:rPr>
          <w:rFonts w:ascii="Helvetica Neue" w:hAnsi="Helvetica Neue" w:cs="Helvetica Neue"/>
          <w:i/>
          <w:iCs/>
          <w:color w:val="000000"/>
          <w:sz w:val="22"/>
          <w:szCs w:val="22"/>
        </w:rPr>
        <w:t>onukii</w:t>
      </w:r>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leaves, but switched to counting 50 leaves 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del w:id="21" w:author="Collin Edwards" w:date="2020-03-04T12:04:00Z">
        <w:r w:rsidR="00CB15D5" w:rsidDel="00BD6EC0">
          <w:rPr>
            <w:rFonts w:ascii="Helvetica Neue" w:hAnsi="Helvetica Neue" w:cs="Helvetica Neue"/>
            <w:color w:val="000000"/>
            <w:sz w:val="22"/>
            <w:szCs w:val="22"/>
          </w:rPr>
          <w:delText>We allowed the</w:delText>
        </w:r>
      </w:del>
      <w:ins w:id="22" w:author="Collin Edwards" w:date="2020-03-04T12:04:00Z">
        <w:r w:rsidR="00BD6EC0">
          <w:rPr>
            <w:rFonts w:ascii="Helvetica Neue" w:hAnsi="Helvetica Neue" w:cs="Helvetica Neue"/>
            <w:color w:val="000000"/>
            <w:sz w:val="22"/>
            <w:szCs w:val="22"/>
          </w:rPr>
          <w:t>The</w:t>
        </w:r>
      </w:ins>
      <w:r w:rsidR="00CB15D5">
        <w:rPr>
          <w:rFonts w:ascii="Helvetica Neue" w:hAnsi="Helvetica Neue" w:cs="Helvetica Neue"/>
          <w:color w:val="000000"/>
          <w:sz w:val="22"/>
          <w:szCs w:val="22"/>
        </w:rPr>
        <w:t xml:space="preserve"> tea farm to </w:t>
      </w:r>
      <w:proofErr w:type="spellStart"/>
      <w:r w:rsidR="00CB15D5">
        <w:rPr>
          <w:rFonts w:ascii="Helvetica Neue" w:hAnsi="Helvetica Neue" w:cs="Helvetica Neue"/>
          <w:color w:val="000000"/>
          <w:sz w:val="22"/>
          <w:szCs w:val="22"/>
        </w:rPr>
        <w:t>operate</w:t>
      </w:r>
      <w:ins w:id="23" w:author="Collin Edwards" w:date="2020-03-04T12:04:00Z">
        <w:r w:rsidR="00BD6EC0">
          <w:rPr>
            <w:rFonts w:ascii="Helvetica Neue" w:hAnsi="Helvetica Neue" w:cs="Helvetica Neue"/>
            <w:color w:val="000000"/>
            <w:sz w:val="22"/>
            <w:szCs w:val="22"/>
          </w:rPr>
          <w:t>d</w:t>
        </w:r>
      </w:ins>
      <w:proofErr w:type="spellEnd"/>
      <w:r w:rsidR="00CB15D5">
        <w:rPr>
          <w:rFonts w:ascii="Helvetica Neue" w:hAnsi="Helvetica Neue" w:cs="Helvetica Neue"/>
          <w:color w:val="000000"/>
          <w:sz w:val="22"/>
          <w:szCs w:val="22"/>
        </w:rPr>
        <w:t xml:space="preserve"> as usual in these fields and they were harvested several times during the experiment. Field A was harvested on June 28, July 8, and July 22.  Field B was harvested on June 8, July 13, and July 24. Each combination of field and inter-harvest period </w:t>
      </w:r>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 xml:space="preserve">experienced a unique weather history and is treated </w:t>
      </w:r>
      <w:del w:id="24" w:author="Collin Edwards" w:date="2020-03-04T12:05:00Z">
        <w:r w:rsidR="00CB15D5" w:rsidDel="00BD6EC0">
          <w:rPr>
            <w:rFonts w:ascii="Helvetica Neue" w:hAnsi="Helvetica Neue" w:cs="Helvetica Neue"/>
            <w:color w:val="000000"/>
            <w:sz w:val="22"/>
            <w:szCs w:val="22"/>
          </w:rPr>
          <w:delText xml:space="preserve">like </w:delText>
        </w:r>
      </w:del>
      <w:ins w:id="25" w:author="Collin Edwards" w:date="2020-03-04T12:05:00Z">
        <w:r w:rsidR="00BD6EC0">
          <w:rPr>
            <w:rFonts w:ascii="Helvetica Neue" w:hAnsi="Helvetica Neue" w:cs="Helvetica Neue"/>
            <w:color w:val="000000"/>
            <w:sz w:val="22"/>
            <w:szCs w:val="22"/>
          </w:rPr>
          <w:t xml:space="preserve">as </w:t>
        </w:r>
      </w:ins>
      <w:r w:rsidR="00CB15D5">
        <w:rPr>
          <w:rFonts w:ascii="Helvetica Neue" w:hAnsi="Helvetica Neue" w:cs="Helvetica Neue"/>
          <w:color w:val="000000"/>
          <w:sz w:val="22"/>
          <w:szCs w:val="22"/>
        </w:rPr>
        <w:t>a blocking factor.</w:t>
      </w:r>
    </w:p>
    <w:p w14:paraId="04222161" w14:textId="065A5294"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 xml:space="preserve">Each day, the length of the shoot was measured from the node immediately above the label to the shoot tip. </w:t>
      </w:r>
      <w:commentRangeStart w:id="26"/>
      <w:r>
        <w:rPr>
          <w:rFonts w:ascii="Helvetica Neue" w:hAnsi="Helvetica Neue" w:cs="Helvetica Neue"/>
          <w:color w:val="000000"/>
          <w:sz w:val="22"/>
          <w:szCs w:val="22"/>
        </w:rPr>
        <w:t xml:space="preserve">When </w:t>
      </w:r>
      <w:commentRangeEnd w:id="26"/>
      <w:r w:rsidR="00BD6EC0">
        <w:rPr>
          <w:rStyle w:val="CommentReference"/>
        </w:rPr>
        <w:commentReference w:id="26"/>
      </w:r>
      <w:r>
        <w:rPr>
          <w:rFonts w:ascii="Helvetica Neue" w:hAnsi="Helvetica Neue" w:cs="Helvetica Neue"/>
          <w:color w:val="000000"/>
          <w:sz w:val="22"/>
          <w:szCs w:val="22"/>
        </w:rPr>
        <w:t xml:space="preserve">harvested, tea pickers pluck two leaves and a bud and pluck all tea plants in the field, including the plants we labeled. Therefore, after each harvest, new shoots on the same plants were selected and measured </w:t>
      </w:r>
      <w:r>
        <w:rPr>
          <w:rFonts w:ascii="Helvetica Neue" w:hAnsi="Helvetica Neue" w:cs="Helvetica Neue"/>
          <w:color w:val="000000"/>
          <w:sz w:val="22"/>
          <w:szCs w:val="22"/>
        </w:rPr>
        <w:lastRenderedPageBreak/>
        <w:t>daily as described above until the next harvest.</w:t>
      </w:r>
      <w:r w:rsidR="006D2182">
        <w:rPr>
          <w:rFonts w:ascii="Helvetica Neue" w:hAnsi="Helvetica Neue" w:cs="Helvetica Neue"/>
          <w:color w:val="000000"/>
          <w:sz w:val="22"/>
          <w:szCs w:val="22"/>
        </w:rPr>
        <w:t xml:space="preserve"> Shoot diameter was measured once per </w:t>
      </w:r>
      <w:commentRangeStart w:id="27"/>
      <w:r w:rsidR="006D2182">
        <w:rPr>
          <w:rFonts w:ascii="Helvetica Neue" w:hAnsi="Helvetica Neue" w:cs="Helvetica Neue"/>
          <w:color w:val="000000"/>
          <w:sz w:val="22"/>
          <w:szCs w:val="22"/>
        </w:rPr>
        <w:t xml:space="preserve">harvest </w:t>
      </w:r>
      <w:commentRangeEnd w:id="27"/>
      <w:r w:rsidR="00BD6EC0">
        <w:rPr>
          <w:rStyle w:val="CommentReference"/>
        </w:rPr>
        <w:commentReference w:id="27"/>
      </w:r>
      <w:r w:rsidR="006D2182">
        <w:rPr>
          <w:rFonts w:ascii="Helvetica Neue" w:hAnsi="Helvetica Neue" w:cs="Helvetica Neue"/>
          <w:color w:val="000000"/>
          <w:sz w:val="22"/>
          <w:szCs w:val="22"/>
        </w:rPr>
        <w:t>to use as a covariate.</w:t>
      </w:r>
      <w:r w:rsidR="00591741">
        <w:rPr>
          <w:rFonts w:ascii="Helvetica Neue" w:hAnsi="Helvetica Neue" w:cs="Helvetica Neue"/>
          <w:color w:val="000000"/>
          <w:sz w:val="22"/>
          <w:szCs w:val="22"/>
        </w:rPr>
        <w:t xml:space="preserve"> Because our study began only three days before the harvest of Field B, we excluded this first inter-harvest period from analyses of shoot growth.</w:t>
      </w:r>
    </w:p>
    <w:p w14:paraId="6925BD8D" w14:textId="6CF5206A"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A temperature sensor and datalogger (</w:t>
      </w:r>
      <w:r w:rsidR="00591741">
        <w:rPr>
          <w:rFonts w:ascii="Helvetica Neue" w:hAnsi="Helvetica Neue" w:cs="Helvetica Neue"/>
          <w:color w:val="000000"/>
          <w:sz w:val="22"/>
          <w:szCs w:val="22"/>
        </w:rPr>
        <w:t xml:space="preserve">HOBO </w:t>
      </w:r>
      <w:commentRangeStart w:id="28"/>
      <w:r w:rsidR="00591741">
        <w:rPr>
          <w:rFonts w:ascii="Helvetica Neue" w:hAnsi="Helvetica Neue" w:cs="Helvetica Neue"/>
          <w:color w:val="000000"/>
          <w:sz w:val="22"/>
          <w:szCs w:val="22"/>
        </w:rPr>
        <w:t xml:space="preserve">64k </w:t>
      </w:r>
      <w:commentRangeEnd w:id="28"/>
      <w:r w:rsidR="00591741">
        <w:rPr>
          <w:rStyle w:val="CommentReference"/>
        </w:rPr>
        <w:commentReference w:id="28"/>
      </w:r>
      <w:r w:rsidR="00591741">
        <w:rPr>
          <w:rFonts w:ascii="Helvetica Neue" w:hAnsi="Helvetica Neue" w:cs="Helvetica Neue"/>
          <w:color w:val="000000"/>
          <w:sz w:val="22"/>
          <w:szCs w:val="22"/>
        </w:rPr>
        <w:t>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commentRangeStart w:id="29"/>
      <w:r>
        <w:rPr>
          <w:rFonts w:ascii="Helvetica Neue" w:hAnsi="Helvetica Neue" w:cs="Helvetica Neue"/>
          <w:color w:val="000000"/>
          <w:sz w:val="22"/>
          <w:szCs w:val="22"/>
        </w:rPr>
        <w:t xml:space="preserve">Precipitation was measured using a simple </w:t>
      </w:r>
      <w:r w:rsidR="002F62B0">
        <w:rPr>
          <w:rFonts w:ascii="Helvetica Neue" w:hAnsi="Helvetica Neue" w:cs="Helvetica Neue"/>
          <w:color w:val="000000"/>
          <w:sz w:val="22"/>
          <w:szCs w:val="22"/>
        </w:rPr>
        <w:t xml:space="preserve">500 mm </w:t>
      </w:r>
      <w:r>
        <w:rPr>
          <w:rFonts w:ascii="Helvetica Neue" w:hAnsi="Helvetica Neue" w:cs="Helvetica Neue"/>
          <w:color w:val="000000"/>
          <w:sz w:val="22"/>
          <w:szCs w:val="22"/>
        </w:rPr>
        <w:t>rain gauge</w:t>
      </w:r>
      <w:r w:rsidR="00EA0438">
        <w:rPr>
          <w:rFonts w:ascii="Helvetica Neue" w:hAnsi="Helvetica Neue" w:cs="Helvetica Neue"/>
          <w:color w:val="000000"/>
          <w:sz w:val="22"/>
          <w:szCs w:val="22"/>
        </w:rPr>
        <w:t xml:space="preserve"> (model, company, city) between </w:t>
      </w:r>
      <w:r w:rsidR="002F62B0">
        <w:rPr>
          <w:rFonts w:ascii="Helvetica Neue" w:hAnsi="Helvetica Neue" w:cs="Helvetica Neue"/>
          <w:color w:val="000000"/>
          <w:sz w:val="22"/>
          <w:szCs w:val="22"/>
        </w:rPr>
        <w:t>June 20 and July 23</w:t>
      </w:r>
      <w:r w:rsidR="00EA0438">
        <w:rPr>
          <w:rFonts w:ascii="Helvetica Neue" w:hAnsi="Helvetica Neue" w:cs="Helvetica Neue"/>
          <w:color w:val="000000"/>
          <w:sz w:val="22"/>
          <w:szCs w:val="22"/>
        </w:rPr>
        <w:t xml:space="preserve">.  Rain gauge data was not available before </w:t>
      </w:r>
      <w:r w:rsidR="002F3098">
        <w:rPr>
          <w:rFonts w:ascii="Helvetica Neue" w:hAnsi="Helvetica Neue" w:cs="Helvetica Neue"/>
          <w:color w:val="000000"/>
          <w:sz w:val="22"/>
          <w:szCs w:val="22"/>
        </w:rPr>
        <w:t>June 20</w:t>
      </w:r>
      <w:r w:rsidR="00CB15D5">
        <w:rPr>
          <w:rFonts w:ascii="Helvetica Neue" w:hAnsi="Helvetica Neue" w:cs="Helvetica Neue"/>
          <w:color w:val="000000"/>
          <w:sz w:val="22"/>
          <w:szCs w:val="22"/>
        </w:rPr>
        <w:t xml:space="preserve">.  </w:t>
      </w:r>
      <w:r w:rsidR="002F3098">
        <w:rPr>
          <w:rFonts w:ascii="Helvetica Neue" w:hAnsi="Helvetica Neue" w:cs="Helvetica Neue"/>
          <w:color w:val="000000"/>
          <w:sz w:val="22"/>
          <w:szCs w:val="22"/>
        </w:rPr>
        <w:t>We</w:t>
      </w:r>
      <w:r w:rsidR="00CB15D5">
        <w:rPr>
          <w:rFonts w:ascii="Helvetica Neue" w:hAnsi="Helvetica Neue" w:cs="Helvetica Neue"/>
          <w:color w:val="000000"/>
          <w:sz w:val="22"/>
          <w:szCs w:val="22"/>
        </w:rPr>
        <w:t xml:space="preserve"> compared our on-site data to local weather station data we obtained</w:t>
      </w:r>
      <w:r w:rsidR="002F3098">
        <w:rPr>
          <w:rFonts w:ascii="Helvetica Neue" w:hAnsi="Helvetica Neue" w:cs="Helvetica Neue"/>
          <w:color w:val="000000"/>
          <w:sz w:val="22"/>
          <w:szCs w:val="22"/>
        </w:rPr>
        <w:t xml:space="preserve"> for June and July</w:t>
      </w:r>
      <w:r w:rsidR="00CB15D5">
        <w:rPr>
          <w:rFonts w:ascii="Helvetica Neue" w:hAnsi="Helvetica Neue" w:cs="Helvetica Neue"/>
          <w:color w:val="000000"/>
          <w:sz w:val="22"/>
          <w:szCs w:val="22"/>
        </w:rPr>
        <w:t>.  The precipitation data was significantly correlated (</w:t>
      </w:r>
      <w:r w:rsidR="002F3098">
        <w:rPr>
          <w:rFonts w:ascii="Helvetica Neue" w:hAnsi="Helvetica Neue" w:cs="Helvetica Neue"/>
          <w:color w:val="000000"/>
          <w:sz w:val="22"/>
          <w:szCs w:val="22"/>
        </w:rPr>
        <w:t>Pearson’s r = 0.63, df = 32, p &lt; 0.001</w:t>
      </w:r>
      <w:r w:rsidR="00CB15D5">
        <w:rPr>
          <w:rFonts w:ascii="Helvetica Neue" w:hAnsi="Helvetica Neue" w:cs="Helvetica Neue"/>
          <w:color w:val="000000"/>
          <w:sz w:val="22"/>
          <w:szCs w:val="22"/>
        </w:rPr>
        <w:t xml:space="preserve">), and the weather station data covered a greater time range, so we used the station data for further </w:t>
      </w:r>
      <w:commentRangeStart w:id="30"/>
      <w:r w:rsidR="00CB15D5">
        <w:rPr>
          <w:rFonts w:ascii="Helvetica Neue" w:hAnsi="Helvetica Neue" w:cs="Helvetica Neue"/>
          <w:color w:val="000000"/>
          <w:sz w:val="22"/>
          <w:szCs w:val="22"/>
        </w:rPr>
        <w:t>analyses</w:t>
      </w:r>
      <w:commentRangeEnd w:id="29"/>
      <w:r w:rsidR="00591741">
        <w:rPr>
          <w:rStyle w:val="CommentReference"/>
        </w:rPr>
        <w:commentReference w:id="29"/>
      </w:r>
      <w:commentRangeEnd w:id="30"/>
      <w:r w:rsidR="00FD09D5">
        <w:rPr>
          <w:rStyle w:val="CommentReference"/>
        </w:rPr>
        <w:commentReference w:id="30"/>
      </w:r>
      <w:r w:rsidR="00CB15D5">
        <w:rPr>
          <w:rFonts w:ascii="Helvetica Neue" w:hAnsi="Helvetica Neue" w:cs="Helvetica Neue"/>
          <w:color w:val="000000"/>
          <w:sz w:val="22"/>
          <w:szCs w:val="22"/>
        </w:rPr>
        <w:t>.</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4078ED6" w14:textId="49ABFA4D" w:rsidR="001C67A8" w:rsidRDefault="00432FBA" w:rsidP="001408E7">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 xml:space="preserve">. </w:t>
      </w:r>
      <w:r>
        <w:t xml:space="preserve"> Because the effects of weather may be </w:t>
      </w:r>
      <w:r w:rsidR="002F3098">
        <w:t xml:space="preserve">delayed, </w:t>
      </w:r>
      <w:r>
        <w:t>we used a distributed lag non-linear model (DLNM)</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t>. Because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2F3098">
        <w:t xml:space="preserve"> </w:t>
      </w:r>
      <w:commentRangeStart w:id="31"/>
      <w:r w:rsidR="002F3098">
        <w:fldChar w:fldCharType="begin" w:fldLock="1"/>
      </w:r>
      <w:r w:rsidR="002F3098">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competition","type":"article-journal","volume":"7"},"uris":["http://www.mendeley.com/documents/?uuid=ca9d5325-4988-342c-b3c8-186b720d4a16"]}],"mendeley":{"formattedCitation":"(Teller et al., 2016)","plainTextFormattedCitation":"(Teller et al., 2016)","previouslyFormattedCitation":"(Teller et al., 2016)"},"properties":{"noteIndex":0},"schema":"https://github.com/citation-style-language/schema/raw/master/csl-citation.json"}</w:instrText>
      </w:r>
      <w:r w:rsidR="002F3098">
        <w:fldChar w:fldCharType="separate"/>
      </w:r>
      <w:r w:rsidR="002F3098" w:rsidRPr="002F3098">
        <w:rPr>
          <w:noProof/>
        </w:rPr>
        <w:t>(Teller et al., 2016)</w:t>
      </w:r>
      <w:r w:rsidR="002F3098">
        <w:fldChar w:fldCharType="end"/>
      </w:r>
      <w:commentRangeEnd w:id="31"/>
      <w:r w:rsidR="00FD09D5">
        <w:rPr>
          <w:rStyle w:val="CommentReference"/>
        </w:rPr>
        <w:commentReference w:id="31"/>
      </w:r>
      <w:r w:rsidR="002F3098">
        <w:t xml:space="preserve">. </w:t>
      </w:r>
      <w:r>
        <w:t xml:space="preserve">DLNMs model </w:t>
      </w:r>
      <w:r w:rsidR="004A75B4">
        <w:t xml:space="preserve">potentially delayed effects </w:t>
      </w:r>
      <w:r w:rsidR="00CB15D5">
        <w:t>of predictor variables</w:t>
      </w:r>
      <w:r>
        <w:t xml:space="preserve"> by fitting </w:t>
      </w:r>
      <w:r w:rsidR="00240042">
        <w:t>a bi-dimensional dose-lag-response association</w:t>
      </w:r>
      <w:r w:rsidR="00323E3E">
        <w:t xml:space="preserve"> kernel</w:t>
      </w:r>
      <w:r w:rsidR="00240042">
        <w:t xml:space="preserve"> where the effect of a predictor can vary non-linearly through lag time and across predictor intensity</w:t>
      </w:r>
      <w:r w:rsidR="00CB15D5">
        <w:t xml:space="preserve"> </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 xml:space="preserve">(Gasparrini et al., </w:t>
      </w:r>
      <w:r w:rsidR="002F3098" w:rsidRPr="002F3098">
        <w:rPr>
          <w:noProof/>
        </w:rPr>
        <w:lastRenderedPageBreak/>
        <w:t>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the mean survival time for female </w:t>
      </w:r>
      <w:r w:rsidR="002F3098">
        <w:rPr>
          <w:i/>
          <w:iCs/>
        </w:rPr>
        <w:t>E. onukii</w:t>
      </w:r>
      <w:r w:rsidR="002F3098">
        <w:t xml:space="preserve"> individuals in the field reported by Shi et al. </w:t>
      </w:r>
      <w:r w:rsidR="002F3098">
        <w:fldChar w:fldCharType="begin" w:fldLock="1"/>
      </w:r>
      <w:r w:rsidR="002F3098">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Empoasca onukii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r w:rsidR="00364056">
        <w:t>.</w:t>
      </w:r>
      <w:r w:rsidR="00D42E0C">
        <w:t xml:space="preserve"> Only data 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 xml:space="preserve">Preliminary analyses revealed high </w:t>
      </w:r>
      <w:proofErr w:type="spellStart"/>
      <w:r w:rsidR="001C67A8">
        <w:t>concurvity</w:t>
      </w:r>
      <w:proofErr w:type="spellEnd"/>
      <w:r w:rsidR="001C67A8">
        <w:t xml:space="preserve"> between the temperature and precipitation cross-basis functions. To avoid unstable estimates, we fit separate models for precipitation and temperature and compared them with AIC to </w:t>
      </w:r>
      <w:r w:rsidR="00BA1AA0">
        <w:t>determine which weather variable better explained the response</w:t>
      </w:r>
      <w:r w:rsidR="00BE5B6B">
        <w:t xml:space="preserve">, but report results of both models. </w:t>
      </w:r>
      <w:r w:rsidR="00D42E0C">
        <w:t>Linear shoot growth rate</w:t>
      </w:r>
      <w:r w:rsidR="002C1DCA">
        <w:t xml:space="preserve">, </w:t>
      </w:r>
      <w:r w:rsidR="002C1DCA">
        <w:rPr>
          <w:i/>
          <w:iCs/>
        </w:rPr>
        <w:t>r</w:t>
      </w:r>
      <w:r w:rsidR="002C1DCA">
        <w:t>,</w:t>
      </w:r>
      <w:r w:rsidR="00D42E0C">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4F65CAD" w14:textId="0633ABE8" w:rsidR="00D42E0C" w:rsidRDefault="00D42E0C" w:rsidP="001408E7">
      <w:pPr>
        <w:spacing w:line="480" w:lineRule="auto"/>
      </w:pPr>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w:t>
      </w:r>
      <w:r w:rsidR="00D42E0C">
        <w:lastRenderedPageBreak/>
        <w:t>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14CD9ED7"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w:t>
      </w:r>
      <w:commentRangeStart w:id="32"/>
      <w:r>
        <w:t xml:space="preserve">offset </w:t>
      </w:r>
      <w:commentRangeEnd w:id="32"/>
      <w:r w:rsidR="00FD09D5">
        <w:rPr>
          <w:rStyle w:val="CommentReference"/>
        </w:rPr>
        <w:commentReference w:id="32"/>
      </w:r>
      <w:r>
        <w:t xml:space="preserve">of </w:t>
      </w:r>
      <w:r w:rsidR="002C1DCA">
        <w:rPr>
          <w:i/>
          <w:iCs/>
        </w:rPr>
        <w:t>L</w:t>
      </w:r>
      <w:r w:rsidR="002C1DCA">
        <w:t>, number of leaves sampled per plant.</w:t>
      </w:r>
      <w:r>
        <w:t xml:space="preserve"> </w:t>
      </w:r>
      <w:commentRangeStart w:id="33"/>
      <w:r w:rsidR="002C1DCA">
        <w:t xml:space="preserve">Predictor </w:t>
      </w:r>
      <w:commentRangeEnd w:id="33"/>
      <w:r w:rsidR="00BE5B6B">
        <w:rPr>
          <w:rStyle w:val="CommentReference"/>
        </w:rPr>
        <w:commentReference w:id="33"/>
      </w:r>
      <w:r w:rsidR="002C1DCA">
        <w:t>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w:t>
      </w:r>
      <w:commentRangeStart w:id="34"/>
      <w:r w:rsidR="00F249F1">
        <w:t>data</w:t>
      </w:r>
      <w:commentRangeEnd w:id="34"/>
      <w:r w:rsidR="00FD09D5">
        <w:rPr>
          <w:rStyle w:val="CommentReference"/>
        </w:rPr>
        <w:commentReference w:id="34"/>
      </w:r>
      <w:r w:rsidR="002C1DCA">
        <w:t>. This GAM was fit</w:t>
      </w:r>
      <w:r w:rsidR="00323E3E">
        <w:t xml:space="preserve"> using a Poisson family error distribution</w:t>
      </w:r>
      <w:r w:rsidR="002C1DCA">
        <w:t xml:space="preserve"> with a log link</w:t>
      </w:r>
      <w:r w:rsidR="00852157">
        <w:t xml:space="preserve">. </w:t>
      </w:r>
    </w:p>
    <w:p w14:paraId="383548D2" w14:textId="6032CBF1" w:rsidR="00DC18B8" w:rsidRPr="00310381" w:rsidRDefault="00DC18B8" w:rsidP="001408E7">
      <w:pPr>
        <w:spacing w:line="480" w:lineRule="auto"/>
        <w:ind w:firstLine="720"/>
      </w:pPr>
      <w:r>
        <w:t xml:space="preserve">Penalized cubic regression splines were used for all fixed effects.  Penalization </w:t>
      </w:r>
      <w:commentRangeStart w:id="35"/>
      <w:r>
        <w:t xml:space="preserve">allows </w:t>
      </w:r>
      <w:commentRangeEnd w:id="35"/>
      <w:r w:rsidR="00FD09D5">
        <w:rPr>
          <w:rStyle w:val="CommentReference"/>
        </w:rPr>
        <w:commentReference w:id="35"/>
      </w:r>
      <w:r>
        <w:t xml:space="preserve">splines to approach </w:t>
      </w:r>
      <w:r w:rsidR="00BE5B6B">
        <w:t>linear functions</w:t>
      </w:r>
      <w:r>
        <w:t xml:space="preserve"> when there isn’t support for a more complicated relationship. Effective degrees of freedom (</w:t>
      </w:r>
      <w:proofErr w:type="spellStart"/>
      <w:r>
        <w:t>edf</w:t>
      </w:r>
      <w:proofErr w:type="spellEnd"/>
      <w:r>
        <w:t xml:space="preserve">) represent the complexity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w:t>
      </w:r>
      <w:commentRangeStart w:id="36"/>
      <w:r>
        <w:t>relationship</w:t>
      </w:r>
      <w:commentRangeEnd w:id="36"/>
      <w:r w:rsidR="00FD09D5">
        <w:rPr>
          <w:rStyle w:val="CommentReference"/>
        </w:rPr>
        <w:commentReference w:id="36"/>
      </w:r>
      <w:r>
        <w:t>.</w:t>
      </w:r>
    </w:p>
    <w:p w14:paraId="04B7A806" w14:textId="14B596B8" w:rsidR="0029160F" w:rsidRPr="0029160F" w:rsidRDefault="00C67A19" w:rsidP="001408E7">
      <w:pPr>
        <w:pStyle w:val="Heading1"/>
        <w:spacing w:line="480" w:lineRule="auto"/>
      </w:pPr>
      <w:r>
        <w:t>Results</w:t>
      </w:r>
    </w:p>
    <w:p w14:paraId="42B9F9CD" w14:textId="693AF143" w:rsidR="00EC3709" w:rsidRDefault="00D57425" w:rsidP="001408E7">
      <w:pPr>
        <w:spacing w:line="480" w:lineRule="auto"/>
        <w:ind w:firstLine="720"/>
      </w:pPr>
      <w:r>
        <w:t>For plant growth, the temperature model had a lower AIC than precipitation (</w:t>
      </w:r>
      <w:proofErr w:type="spellStart"/>
      <w:r>
        <w:t>dAIC</w:t>
      </w:r>
      <w:proofErr w:type="spellEnd"/>
      <w:r>
        <w:t xml:space="preserve"> = </w:t>
      </w:r>
      <w:r w:rsidR="00A12923">
        <w:t xml:space="preserve">8.8). </w:t>
      </w:r>
      <w:r w:rsidR="00BF57AD">
        <w:t xml:space="preserve"> Lagged temperature had a significant effect on growth (</w:t>
      </w:r>
      <w:proofErr w:type="spellStart"/>
      <w:r w:rsidR="00BF57AD">
        <w:t>edf</w:t>
      </w:r>
      <w:proofErr w:type="spellEnd"/>
      <w:r w:rsidR="00BF57AD">
        <w:t xml:space="preserve"> = 9.</w:t>
      </w:r>
      <w:r w:rsidR="002C1DCA">
        <w:t>3</w:t>
      </w:r>
      <w:r w:rsidR="00BF57AD">
        <w:t>, p &lt; 0.001). Temperature effects were mostly immediate, with negligible effects of temperature lagged past 5 days (</w:t>
      </w:r>
      <w:r w:rsidR="0029160F">
        <w:t xml:space="preserve">Fig. </w:t>
      </w:r>
      <w:commentRangeStart w:id="37"/>
      <w:r w:rsidR="0029160F">
        <w:t>1C</w:t>
      </w:r>
      <w:commentRangeEnd w:id="37"/>
      <w:r w:rsidR="002A38B0">
        <w:rPr>
          <w:rStyle w:val="CommentReference"/>
        </w:rPr>
        <w:commentReference w:id="37"/>
      </w:r>
      <w:r w:rsidR="00BF57AD">
        <w:t xml:space="preserve">). </w:t>
      </w:r>
      <w:r w:rsidR="00626C64">
        <w:t xml:space="preserve">Cooler temperatures were detrimental to shoot growth </w:t>
      </w:r>
      <w:r w:rsidR="008E2EDD">
        <w:t xml:space="preserve">with the </w:t>
      </w:r>
      <w:commentRangeStart w:id="38"/>
      <w:r w:rsidR="008E2EDD">
        <w:t xml:space="preserve">lowest predicted growth </w:t>
      </w:r>
      <w:r w:rsidR="008E2EDD">
        <w:lastRenderedPageBreak/>
        <w:t xml:space="preserve">rate of 0.26 cm/day occurring at 20.1ºC </w:t>
      </w:r>
      <w:commentRangeEnd w:id="38"/>
      <w:r w:rsidR="00BE5B6B">
        <w:rPr>
          <w:rStyle w:val="CommentReference"/>
        </w:rPr>
        <w:commentReference w:id="38"/>
      </w:r>
      <w:r w:rsidR="008E2EDD">
        <w:t>on the day of measurement. H</w:t>
      </w:r>
      <w:r w:rsidR="00626C64">
        <w:t>igher temperatures resulted in increased shoot growth</w:t>
      </w:r>
      <w:r w:rsidR="008E2EDD">
        <w:t xml:space="preserve"> with the highest predicted growth rate of 0.35 cm/day occurring at 27.35ºC on the day of measurement.</w:t>
      </w:r>
      <w:r w:rsidR="000F46FD">
        <w:t xml:space="preserve"> Diameter had a significant, nearly linear effect on growth with wider shoots growing faster (</w:t>
      </w:r>
      <w:proofErr w:type="spellStart"/>
      <w:r w:rsidR="000F46FD">
        <w:t>edf</w:t>
      </w:r>
      <w:proofErr w:type="spellEnd"/>
      <w:r w:rsidR="000F46FD">
        <w:t xml:space="preserve"> = 2.6, p &lt; </w:t>
      </w:r>
      <w:proofErr w:type="gramStart"/>
      <w:r w:rsidR="000F46FD">
        <w:t>0.001)(</w:t>
      </w:r>
      <w:proofErr w:type="gramEnd"/>
      <w:r w:rsidR="000F46FD">
        <w:t xml:space="preserve">Fig. 1B). </w:t>
      </w:r>
      <w:r w:rsidR="00BE5B6B">
        <w:t>Number of d</w:t>
      </w:r>
      <w:r w:rsidR="000F46FD">
        <w:t>ay</w:t>
      </w:r>
      <w:r w:rsidR="00BE5B6B">
        <w:t>s</w:t>
      </w:r>
      <w:r w:rsidR="000F46FD">
        <w:t xml:space="preserve"> post</w:t>
      </w:r>
      <w:r w:rsidR="00BE5B6B">
        <w:t>-</w:t>
      </w:r>
      <w:r w:rsidR="000F46FD">
        <w:t>harvest also had a significant effect on growth with the highest growth rate at about day 10 with declining growth after that (</w:t>
      </w:r>
      <w:proofErr w:type="spellStart"/>
      <w:r w:rsidR="000F46FD">
        <w:t>edf</w:t>
      </w:r>
      <w:proofErr w:type="spellEnd"/>
      <w:r w:rsidR="000F46FD">
        <w:t xml:space="preserve"> = 2.8, p = </w:t>
      </w:r>
      <w:proofErr w:type="gramStart"/>
      <w:r w:rsidR="000F46FD">
        <w:t>0.032)(</w:t>
      </w:r>
      <w:proofErr w:type="gramEnd"/>
      <w:r w:rsidR="000F46FD">
        <w:t>Fig. 1A).</w:t>
      </w:r>
    </w:p>
    <w:p w14:paraId="17C2C619" w14:textId="26366F9F" w:rsidR="000D4D46" w:rsidRDefault="000D4D46" w:rsidP="001408E7">
      <w:pPr>
        <w:spacing w:line="480" w:lineRule="auto"/>
      </w:pPr>
    </w:p>
    <w:p w14:paraId="1164E5A1" w14:textId="7518E595" w:rsidR="000D4D46" w:rsidRDefault="000D4D46" w:rsidP="001408E7">
      <w:pPr>
        <w:spacing w:line="480" w:lineRule="auto"/>
      </w:pPr>
      <w:r>
        <w:rPr>
          <w:noProof/>
          <w:lang w:eastAsia="en-US"/>
        </w:rPr>
        <w:drawing>
          <wp:inline distT="0" distB="0" distL="0" distR="0" wp14:anchorId="572C8541" wp14:editId="0C85C1D8">
            <wp:extent cx="5943600" cy="54032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ot_temp_mul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5BCF5558" w14:textId="45D45EC5" w:rsidR="00D80E4D" w:rsidRDefault="00DC18B8" w:rsidP="001408E7">
      <w:pPr>
        <w:spacing w:line="480" w:lineRule="auto"/>
        <w:ind w:left="720"/>
      </w:pPr>
      <w:r>
        <w:lastRenderedPageBreak/>
        <w:t xml:space="preserve">Figure 1. Partial effects plots for </w:t>
      </w:r>
      <w:r w:rsidR="00BE5B6B">
        <w:t>the model of shoot growth including lagged temperature as a predictor</w:t>
      </w:r>
      <w:r>
        <w:t xml:space="preserve">. Given all else is </w:t>
      </w:r>
      <w:commentRangeStart w:id="39"/>
      <w:r>
        <w:t>constant</w:t>
      </w:r>
      <w:commentRangeEnd w:id="39"/>
      <w:r w:rsidR="002A38B0">
        <w:rPr>
          <w:rStyle w:val="CommentReference"/>
        </w:rPr>
        <w:commentReference w:id="39"/>
      </w:r>
      <w:r>
        <w:t xml:space="preserve">, </w:t>
      </w:r>
      <w:r w:rsidR="00CF066A">
        <w:t xml:space="preserve">plots show </w:t>
      </w:r>
      <w:r>
        <w:t>the effect</w:t>
      </w:r>
      <w:r w:rsidR="00BE5B6B">
        <w:t xml:space="preserve"> </w:t>
      </w:r>
      <w:r>
        <w:t>of</w:t>
      </w:r>
      <w:r w:rsidR="00BE5B6B">
        <w:t xml:space="preserve"> number</w:t>
      </w:r>
      <w:r>
        <w:t xml:space="preserve"> days post</w:t>
      </w:r>
      <w:r w:rsidR="00BE5B6B">
        <w:t>-</w:t>
      </w:r>
      <w:r>
        <w:t>harvest (A), stem diameter (B), and lagged temperature (C) on shoot growth (cm/day).  C is the result of a two-dimensional cross-basis smooth and can be interpreted as the predicted effects of temperature at lag times of 0–15 days, all else being equal.  For example, temperature has a non-linear relationship with shoot growth at 0 days of lag (the day the measurements were taken) with the highest growth rates occurring around 27.5ºC.</w:t>
      </w:r>
    </w:p>
    <w:p w14:paraId="36DB335E" w14:textId="77777777" w:rsidR="00DC18B8" w:rsidRDefault="00DC18B8" w:rsidP="001408E7">
      <w:pPr>
        <w:spacing w:line="480" w:lineRule="auto"/>
      </w:pPr>
    </w:p>
    <w:p w14:paraId="659B60AF" w14:textId="4AD53CA5" w:rsidR="00D80E4D" w:rsidRDefault="00D80E4D" w:rsidP="001408E7">
      <w:pPr>
        <w:spacing w:line="480" w:lineRule="auto"/>
        <w:ind w:firstLine="720"/>
      </w:pPr>
      <w:r>
        <w:t xml:space="preserve">Precipitation had a </w:t>
      </w:r>
      <w:r w:rsidR="000F46FD">
        <w:t xml:space="preserve">significant </w:t>
      </w:r>
      <w:r>
        <w:t>negative effect on plant growth with little evidence of delayed effects (</w:t>
      </w:r>
      <w:r w:rsidR="0029160F">
        <w:t>Fig 2C</w:t>
      </w:r>
      <w:r>
        <w:t xml:space="preserve">). The lowest growth predicted by this model (keeping other parameters average) </w:t>
      </w:r>
      <w:commentRangeStart w:id="40"/>
      <w:r>
        <w:t xml:space="preserve">was </w:t>
      </w:r>
      <w:r w:rsidR="00885BC6">
        <w:t>0.29 cm/day</w:t>
      </w:r>
      <w:r>
        <w:t xml:space="preserve"> at </w:t>
      </w:r>
      <w:r w:rsidR="00885BC6">
        <w:t>83.5</w:t>
      </w:r>
      <w:r>
        <w:t xml:space="preserve"> mm rainfall at </w:t>
      </w:r>
      <w:r w:rsidR="00885BC6">
        <w:t xml:space="preserve">0 </w:t>
      </w:r>
      <w:r>
        <w:t xml:space="preserve">days lag. The highest growth was </w:t>
      </w:r>
      <w:r w:rsidR="00885BC6">
        <w:t>0.46 cm/day</w:t>
      </w:r>
      <w:r>
        <w:t xml:space="preserve"> at </w:t>
      </w:r>
      <w:r w:rsidR="00885BC6">
        <w:t xml:space="preserve">27.9 </w:t>
      </w:r>
      <w:r>
        <w:t>mm rainfall at</w:t>
      </w:r>
      <w:r w:rsidR="00885BC6">
        <w:t xml:space="preserve"> 8</w:t>
      </w:r>
      <w:r>
        <w:t xml:space="preserve"> days lag</w:t>
      </w:r>
      <w:commentRangeEnd w:id="40"/>
      <w:r w:rsidR="002A38B0">
        <w:rPr>
          <w:rStyle w:val="CommentReference"/>
        </w:rPr>
        <w:commentReference w:id="40"/>
      </w:r>
      <w:r>
        <w:t>.</w:t>
      </w:r>
      <w:r w:rsidR="000F46FD">
        <w:t xml:space="preserve"> In the precipitation model, the diameter and day post-harvest co-variates had a similar relationship with shoot growth as </w:t>
      </w:r>
      <w:ins w:id="41" w:author="Collin Edwards" w:date="2020-03-04T12:22:00Z">
        <w:r w:rsidR="002A38B0">
          <w:t xml:space="preserve">in </w:t>
        </w:r>
      </w:ins>
      <w:r w:rsidR="000F46FD">
        <w:t xml:space="preserve">the temperature model (Fig 2, A and B), although only </w:t>
      </w:r>
      <w:r w:rsidR="00CF066A">
        <w:t xml:space="preserve">stem </w:t>
      </w:r>
      <w:r w:rsidR="000F46FD">
        <w:t xml:space="preserve">diameter was statistically significant (diameter: </w:t>
      </w:r>
      <w:proofErr w:type="spellStart"/>
      <w:r w:rsidR="000F46FD">
        <w:t>edf</w:t>
      </w:r>
      <w:proofErr w:type="spellEnd"/>
      <w:r w:rsidR="000F46FD">
        <w:t xml:space="preserve"> = 2.6, p &lt; 0.001; day</w:t>
      </w:r>
      <w:r w:rsidR="00CF066A">
        <w:t>s</w:t>
      </w:r>
      <w:r w:rsidR="000F46FD">
        <w:t xml:space="preserve"> post-harvest: </w:t>
      </w:r>
      <w:proofErr w:type="spellStart"/>
      <w:r w:rsidR="000F46FD">
        <w:t>edf</w:t>
      </w:r>
      <w:proofErr w:type="spellEnd"/>
      <w:r w:rsidR="000F46FD">
        <w:t xml:space="preserve"> = 2.5, p = 0.436).</w:t>
      </w:r>
    </w:p>
    <w:p w14:paraId="42145AA2" w14:textId="7D35CAEF" w:rsidR="00EC3709" w:rsidRDefault="00D111E1" w:rsidP="001408E7">
      <w:pPr>
        <w:spacing w:line="480" w:lineRule="auto"/>
      </w:pPr>
      <w:r>
        <w:rPr>
          <w:noProof/>
          <w:lang w:eastAsia="en-US"/>
        </w:rPr>
        <w:lastRenderedPageBreak/>
        <w:drawing>
          <wp:inline distT="0" distB="0" distL="0" distR="0" wp14:anchorId="13B73FD8" wp14:editId="4BEA1957">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precip_mu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312914F9" w14:textId="2B25C5F6" w:rsidR="00DC18B8" w:rsidRDefault="00DC18B8" w:rsidP="001408E7">
      <w:pPr>
        <w:spacing w:line="480" w:lineRule="auto"/>
        <w:ind w:left="720"/>
      </w:pPr>
      <w:r>
        <w:t xml:space="preserve">Figure 2. Partial effects plots for </w:t>
      </w:r>
      <w:r w:rsidR="00CF066A">
        <w:t>the model of shoot growth including lagged precipitation as a predictor</w:t>
      </w:r>
      <w:r>
        <w:t xml:space="preserve">. Given all else is constant, the effects of </w:t>
      </w:r>
      <w:r w:rsidR="00CF066A">
        <w:t xml:space="preserve">number of </w:t>
      </w:r>
      <w:r>
        <w:t>days post</w:t>
      </w:r>
      <w:r w:rsidR="00CF066A">
        <w:t>-</w:t>
      </w:r>
      <w:r>
        <w:t xml:space="preserve">harvest (A), stem diameter (B), and lagged precipitation (C) on shoot growth (cm/day).  C is the result of a two-dimensional cross-basis smooth and can be interpreted as the predicted effects of </w:t>
      </w:r>
      <w:r w:rsidR="000C5B05">
        <w:t>precipitation</w:t>
      </w:r>
      <w:r>
        <w:t xml:space="preserve"> at lag times of 0–15 days, all else being equal.  For example, </w:t>
      </w:r>
      <w:r w:rsidR="000C5B05">
        <w:t>precipitation</w:t>
      </w:r>
      <w:r>
        <w:t xml:space="preserve"> has a </w:t>
      </w:r>
      <w:r w:rsidR="000C5B05">
        <w:t>nearly linear</w:t>
      </w:r>
      <w:r>
        <w:t xml:space="preserve"> relationship with shoot growth at 0</w:t>
      </w:r>
      <w:r w:rsidR="000C5B05">
        <w:t>–4</w:t>
      </w:r>
      <w:r>
        <w:t xml:space="preserve"> days of lag </w:t>
      </w:r>
      <w:r w:rsidR="000C5B05">
        <w:t>with higher precipitation resulting in slower shoot growth.</w:t>
      </w:r>
    </w:p>
    <w:p w14:paraId="5A019E84" w14:textId="77777777" w:rsidR="000C5B05" w:rsidRDefault="000C5B05" w:rsidP="001408E7">
      <w:pPr>
        <w:spacing w:line="480" w:lineRule="auto"/>
      </w:pPr>
    </w:p>
    <w:p w14:paraId="2155FE14" w14:textId="0BFDBBD3" w:rsidR="002972C2" w:rsidRDefault="0029160F" w:rsidP="001408E7">
      <w:pPr>
        <w:spacing w:line="480" w:lineRule="auto"/>
        <w:ind w:firstLine="720"/>
      </w:pPr>
      <w:r>
        <w:t>Lagged temperature</w:t>
      </w:r>
      <w:r w:rsidR="002972C2">
        <w:t xml:space="preserve"> had a significant effect on leafhopper density (</w:t>
      </w:r>
      <w:proofErr w:type="spellStart"/>
      <w:r w:rsidR="00C42410">
        <w:t>edf</w:t>
      </w:r>
      <w:proofErr w:type="spellEnd"/>
      <w:r w:rsidR="00C42410">
        <w:t xml:space="preserve"> = 7.0, p &lt; 0.001</w:t>
      </w:r>
      <w:r w:rsidR="002972C2">
        <w:t>)</w:t>
      </w:r>
      <w:r>
        <w:t xml:space="preserve">, </w:t>
      </w:r>
      <w:r w:rsidR="006D2182">
        <w:t>although this model had a higher</w:t>
      </w:r>
      <w:r>
        <w:t xml:space="preserve"> AIC than the precipitation model (</w:t>
      </w:r>
      <w:proofErr w:type="spellStart"/>
      <w:r>
        <w:t>dAIC</w:t>
      </w:r>
      <w:proofErr w:type="spellEnd"/>
      <w:r>
        <w:t xml:space="preserve"> = 15.2)</w:t>
      </w:r>
      <w:r w:rsidR="002972C2">
        <w:t xml:space="preserve">.  High temperatures had detrimental effects on leafhopper densities and there was evidence for delayed effects of temperature as well </w:t>
      </w:r>
      <w:r>
        <w:t>(Fig. 3</w:t>
      </w:r>
      <w:r w:rsidR="002972C2">
        <w:t xml:space="preserve">). The highest leafhopper density predicted was </w:t>
      </w:r>
      <w:r w:rsidR="00C42410">
        <w:t>0.05 leafhoppers/leaf occurring</w:t>
      </w:r>
      <w:r w:rsidR="002972C2">
        <w:t xml:space="preserve"> at </w:t>
      </w:r>
      <w:commentRangeStart w:id="42"/>
      <w:r w:rsidR="00C42410">
        <w:t>20</w:t>
      </w:r>
      <w:commentRangeEnd w:id="42"/>
      <w:r w:rsidR="007D6618">
        <w:rPr>
          <w:rStyle w:val="CommentReference"/>
        </w:rPr>
        <w:commentReference w:id="42"/>
      </w:r>
      <w:r w:rsidR="00C42410">
        <w:t>.15</w:t>
      </w:r>
      <w:r w:rsidR="002972C2">
        <w:t xml:space="preserve"> ºC with </w:t>
      </w:r>
      <w:r w:rsidR="00C42410">
        <w:t>9</w:t>
      </w:r>
      <w:r w:rsidR="002972C2">
        <w:t xml:space="preserve"> days lag (holding other parameters average).  The lowest predicted density was </w:t>
      </w:r>
      <w:r w:rsidR="00C42410">
        <w:t xml:space="preserve">0.04 leafhoppers/leaf </w:t>
      </w:r>
      <w:r w:rsidR="002972C2">
        <w:t xml:space="preserve">at </w:t>
      </w:r>
      <w:r w:rsidR="00C42410">
        <w:t xml:space="preserve">31.25 </w:t>
      </w:r>
      <w:r w:rsidR="002972C2">
        <w:t xml:space="preserve">ºC with </w:t>
      </w:r>
      <w:r w:rsidR="00C42410">
        <w:t xml:space="preserve">a </w:t>
      </w:r>
      <w:r>
        <w:t>15-day</w:t>
      </w:r>
      <w:r w:rsidR="002972C2">
        <w:t xml:space="preserve"> lag</w:t>
      </w:r>
      <w:r>
        <w:t xml:space="preserve">, although the effect of lag is much weaker at high temperatures (Fig. 3). </w:t>
      </w:r>
      <w:r w:rsidR="00CF066A">
        <w:t>Number of d</w:t>
      </w:r>
      <w:r>
        <w:t>ays post</w:t>
      </w:r>
      <w:r w:rsidR="00CF066A">
        <w:t>-</w:t>
      </w:r>
      <w:r>
        <w:t>harvest had no significant effect on leafhopper density (</w:t>
      </w:r>
      <w:proofErr w:type="spellStart"/>
      <w:r>
        <w:t>edf</w:t>
      </w:r>
      <w:proofErr w:type="spellEnd"/>
      <w:r>
        <w:t xml:space="preserve"> = 0, p = </w:t>
      </w:r>
      <w:r w:rsidR="000F46FD">
        <w:t>0.769).</w:t>
      </w:r>
    </w:p>
    <w:p w14:paraId="52ED010B" w14:textId="694DD929" w:rsidR="00D80E4D" w:rsidRDefault="00D80E4D" w:rsidP="001408E7">
      <w:pPr>
        <w:spacing w:line="480" w:lineRule="auto"/>
      </w:pPr>
    </w:p>
    <w:p w14:paraId="6A90F5C0" w14:textId="5769E38A" w:rsidR="00D80E4D" w:rsidRDefault="000D4D46" w:rsidP="001408E7">
      <w:pPr>
        <w:spacing w:line="480" w:lineRule="auto"/>
      </w:pPr>
      <w:commentRangeStart w:id="43"/>
      <w:r>
        <w:rPr>
          <w:noProof/>
          <w:lang w:eastAsia="en-US"/>
        </w:rPr>
        <w:drawing>
          <wp:inline distT="0" distB="0" distL="0" distR="0" wp14:anchorId="144AF72F" wp14:editId="4F112960">
            <wp:extent cx="5943600" cy="3671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temp_conto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43"/>
      <w:r w:rsidR="009824AF">
        <w:rPr>
          <w:rStyle w:val="CommentReference"/>
        </w:rPr>
        <w:commentReference w:id="43"/>
      </w:r>
    </w:p>
    <w:p w14:paraId="56BBAF41" w14:textId="6DC87B36" w:rsidR="000D4D46" w:rsidRDefault="000C5B05" w:rsidP="001408E7">
      <w:pPr>
        <w:spacing w:line="480" w:lineRule="auto"/>
        <w:ind w:left="720"/>
      </w:pPr>
      <w:r>
        <w:t xml:space="preserve">Figure 3. Partial effects plot for the lagged effect of temperature on leafhopper density (model </w:t>
      </w:r>
      <w:r w:rsidR="0029160F">
        <w:t>3</w:t>
      </w:r>
      <w:r>
        <w:t xml:space="preserve">).  The highest leafhopper densities occurred when there were cool </w:t>
      </w:r>
      <w:r>
        <w:lastRenderedPageBreak/>
        <w:t>temperatures 8–10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5313E456" w:rsidR="0029160F" w:rsidRDefault="0029160F" w:rsidP="001408E7">
      <w:pPr>
        <w:spacing w:line="480" w:lineRule="auto"/>
        <w:ind w:firstLine="720"/>
      </w:pPr>
      <w:r>
        <w:t>The precipitation model for leafhopper density had a lower AIC than temperature (</w:t>
      </w:r>
      <w:proofErr w:type="spellStart"/>
      <w:r>
        <w:t>dAIC</w:t>
      </w:r>
      <w:proofErr w:type="spellEnd"/>
      <w:r>
        <w:t xml:space="preserve"> </w:t>
      </w:r>
      <w:commentRangeStart w:id="44"/>
      <w:r>
        <w:t xml:space="preserve">= </w:t>
      </w:r>
      <w:r w:rsidR="006D2182">
        <w:t>0</w:t>
      </w:r>
      <w:commentRangeEnd w:id="44"/>
      <w:r w:rsidR="007D6618">
        <w:rPr>
          <w:rStyle w:val="CommentReference"/>
        </w:rPr>
        <w:commentReference w:id="44"/>
      </w:r>
      <w:r>
        <w:t>). Precipitation had a significant effect on leafhopper density (</w:t>
      </w:r>
      <w:proofErr w:type="spellStart"/>
      <w:r>
        <w:t>edf</w:t>
      </w:r>
      <w:proofErr w:type="spellEnd"/>
      <w:r>
        <w:t xml:space="preserve"> = 10.8, p &lt; 0.001).  High precipitation on the day of measurement had a positive effect on leafhopper densities (fig 3). For example, 83.5mm of precipitation at </w:t>
      </w:r>
      <w:commentRangeStart w:id="45"/>
      <w:r>
        <w:t xml:space="preserve">a lag of 1 day </w:t>
      </w:r>
      <w:commentRangeEnd w:id="45"/>
      <w:r w:rsidR="007D6618">
        <w:rPr>
          <w:rStyle w:val="CommentReference"/>
        </w:rPr>
        <w:commentReference w:id="45"/>
      </w:r>
      <w:r>
        <w:t>corresponded to the maximum predicted leafhopper density, 0.07 leafhoppers per leaf. On the other hand, there was a delayed effect of very low precipitation on leafhopper counts, with the strongest effects between 3 and 14 days prior to measurement. The lowest</w:t>
      </w:r>
      <w:r w:rsidRPr="00F249F1">
        <w:t xml:space="preserve"> </w:t>
      </w:r>
      <w:r>
        <w:t>predicted density was 0.036 leafhoppers/leaf occurring at 0 mm rainfall with 15 days of lag.</w:t>
      </w:r>
      <w:r w:rsidR="000F46FD">
        <w:t xml:space="preserve"> </w:t>
      </w:r>
      <w:r w:rsidR="00CF066A">
        <w:t>Number of d</w:t>
      </w:r>
      <w:r w:rsidR="000F46FD">
        <w:t>ays post</w:t>
      </w:r>
      <w:r w:rsidR="00CF066A">
        <w:t>-</w:t>
      </w:r>
      <w:r w:rsidR="000F46FD">
        <w:t>harvest had no significant effect on leafhopper density (</w:t>
      </w:r>
      <w:proofErr w:type="spellStart"/>
      <w:r w:rsidR="000F46FD">
        <w:t>edf</w:t>
      </w:r>
      <w:proofErr w:type="spellEnd"/>
      <w:r w:rsidR="000F46FD">
        <w:t xml:space="preserve"> = 0, p = 0.769).  </w:t>
      </w:r>
    </w:p>
    <w:p w14:paraId="50F5377C" w14:textId="77777777" w:rsidR="0029160F" w:rsidRDefault="0029160F" w:rsidP="001408E7">
      <w:pPr>
        <w:spacing w:line="480" w:lineRule="auto"/>
      </w:pPr>
    </w:p>
    <w:p w14:paraId="6A5E69CF" w14:textId="77777777" w:rsidR="0029160F" w:rsidRDefault="0029160F" w:rsidP="001408E7">
      <w:pPr>
        <w:spacing w:line="480" w:lineRule="auto"/>
      </w:pPr>
      <w:commentRangeStart w:id="46"/>
      <w:commentRangeStart w:id="47"/>
      <w:r>
        <w:rPr>
          <w:noProof/>
          <w:lang w:eastAsia="en-US"/>
        </w:rPr>
        <w:lastRenderedPageBreak/>
        <w:drawing>
          <wp:inline distT="0" distB="0" distL="0" distR="0" wp14:anchorId="0F38DD38" wp14:editId="138B54D6">
            <wp:extent cx="5943600" cy="3671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pper_precip_cont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46"/>
      <w:commentRangeEnd w:id="47"/>
      <w:r w:rsidR="007D6618">
        <w:rPr>
          <w:rStyle w:val="CommentReference"/>
        </w:rPr>
        <w:commentReference w:id="46"/>
      </w:r>
      <w:r>
        <w:rPr>
          <w:rStyle w:val="CommentReference"/>
        </w:rPr>
        <w:commentReference w:id="47"/>
      </w:r>
    </w:p>
    <w:p w14:paraId="430E1B44" w14:textId="134AE3EB" w:rsidR="0029160F" w:rsidRDefault="0029160F" w:rsidP="001408E7">
      <w:pPr>
        <w:spacing w:line="480" w:lineRule="auto"/>
        <w:ind w:left="720"/>
      </w:pPr>
      <w:r>
        <w:t>Figure 4. Partial effects plot for the lagged effect of precipitation on leafhopper density (model 4). Very low precipitation (near 0 mm) up to 15 days in the past results in a lower leafhopper density than recent high-precipitation days.  The effect of precipitation is strongest (i.e. the steepness of the surface going left to right) at about 3–4 days of lag.</w:t>
      </w:r>
    </w:p>
    <w:p w14:paraId="1CAAACB0" w14:textId="00BCBD69" w:rsidR="006D7D16" w:rsidRDefault="00C67A19" w:rsidP="001408E7">
      <w:pPr>
        <w:pStyle w:val="Heading1"/>
        <w:spacing w:line="480" w:lineRule="auto"/>
      </w:pPr>
      <w:r>
        <w:t>Discussion</w:t>
      </w:r>
    </w:p>
    <w:p w14:paraId="29785A5E" w14:textId="77777777" w:rsidR="00BB4DCC" w:rsidRDefault="000F46FD" w:rsidP="001408E7">
      <w:pPr>
        <w:spacing w:line="480" w:lineRule="auto"/>
        <w:ind w:firstLine="720"/>
      </w:pPr>
      <w:commentRangeStart w:id="48"/>
      <w:r>
        <w:t xml:space="preserve">We </w:t>
      </w:r>
      <w:commentRangeEnd w:id="48"/>
      <w:r w:rsidR="007D6618">
        <w:rPr>
          <w:rStyle w:val="CommentReference"/>
        </w:rPr>
        <w:commentReference w:id="48"/>
      </w:r>
      <w:r>
        <w:t xml:space="preserve">found contrasting effects of weather on tea shoot growth and leafhopper density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weather conditions had a </w:t>
      </w:r>
      <w:commentRangeStart w:id="49"/>
      <w:r w:rsidR="00BB4DCC">
        <w:t>delayed effect on leafhopper densities</w:t>
      </w:r>
      <w:commentRangeEnd w:id="49"/>
      <w:r w:rsidR="007D6618">
        <w:rPr>
          <w:rStyle w:val="CommentReference"/>
        </w:rPr>
        <w:commentReference w:id="49"/>
      </w:r>
      <w:r w:rsidR="00BB4DCC">
        <w:t>.</w:t>
      </w:r>
    </w:p>
    <w:p w14:paraId="71455323" w14:textId="16EB457F" w:rsidR="00DD4507" w:rsidRDefault="00BB4DCC" w:rsidP="001408E7">
      <w:pPr>
        <w:spacing w:line="480" w:lineRule="auto"/>
        <w:ind w:firstLine="720"/>
      </w:pPr>
      <w:r>
        <w:t xml:space="preserve">Warmer temperatures and low precipitation resulted in the fastest tea shoot growth. These two variables had high </w:t>
      </w:r>
      <w:proofErr w:type="spellStart"/>
      <w:r>
        <w:t>concurvity</w:t>
      </w:r>
      <w:proofErr w:type="spellEnd"/>
      <w:r>
        <w:t xml:space="preserve">, as rainy days on average had cooler temperatures. </w:t>
      </w:r>
      <w:r w:rsidR="00DD4507">
        <w:lastRenderedPageBreak/>
        <w:t xml:space="preserve">While we did not measure photosynthetic activity or water stress in this experiment, these results indicate that tea plants in this experiment were not water limited.  Here, precipitation is likely a proxy for sunlight and photosynthetic activity since high precipitation resulted in slower shoot growth. </w:t>
      </w:r>
      <w:r>
        <w:t>Responses to changes in temperature and precipitation by tea shoot growth were mostly immediate, as the relationship between growth and weather is strongest on the day of measurement</w:t>
      </w:r>
    </w:p>
    <w:p w14:paraId="7D1CE45F" w14:textId="2A267DAD" w:rsidR="00C43E68" w:rsidRDefault="007E32EE" w:rsidP="001408E7">
      <w:pPr>
        <w:spacing w:line="480" w:lineRule="auto"/>
        <w:ind w:firstLine="720"/>
      </w:pPr>
      <w:r>
        <w:t xml:space="preserve">Leafhopper density, on the other hand, benefitted from wet and cool conditions.  This </w:t>
      </w:r>
      <w:r w:rsidR="00BB4DCC">
        <w:t>suggests that</w:t>
      </w:r>
      <w:r>
        <w:t xml:space="preserve"> desiccation </w:t>
      </w:r>
      <w:r w:rsidR="00BB4DCC">
        <w:t>may be an important</w:t>
      </w:r>
      <w:r>
        <w:t xml:space="preserve"> source of mortality for </w:t>
      </w:r>
      <w:r w:rsidRPr="00EF4C04">
        <w:rPr>
          <w:i/>
          <w:iCs/>
        </w:rPr>
        <w:t>E. onukii</w:t>
      </w:r>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onukii </w:t>
      </w:r>
      <w:r w:rsidR="00DD4507">
        <w:t>densities in a field study in Shaanxi Province</w:t>
      </w:r>
      <w:r w:rsidR="00BB4DCC">
        <w:t xml:space="preserve">, although they also found that </w:t>
      </w:r>
      <w:commentRangeStart w:id="50"/>
      <w:commentRangeStart w:id="51"/>
      <w:r w:rsidR="00BB4DCC">
        <w:t xml:space="preserve">higher minimum temperatures </w:t>
      </w:r>
      <w:commentRangeEnd w:id="50"/>
      <w:r w:rsidR="00BB4DCC">
        <w:rPr>
          <w:rStyle w:val="CommentReference"/>
        </w:rPr>
        <w:commentReference w:id="50"/>
      </w:r>
      <w:commentRangeEnd w:id="51"/>
      <w:r w:rsidR="00732103">
        <w:rPr>
          <w:rStyle w:val="CommentReference"/>
        </w:rPr>
        <w:commentReference w:id="51"/>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 xml:space="preserve">. </w:t>
      </w:r>
    </w:p>
    <w:p w14:paraId="53B22787" w14:textId="25DA43CE" w:rsidR="00A4620D" w:rsidRDefault="007E32EE" w:rsidP="001408E7">
      <w:pPr>
        <w:spacing w:line="480" w:lineRule="auto"/>
        <w:ind w:firstLine="720"/>
      </w:pPr>
      <w:r>
        <w:t>The negative effects of warm and dry conditions on leafhopper densities were</w:t>
      </w:r>
      <w:r w:rsidR="00BB4DCC">
        <w:t xml:space="preserve"> delayed, having the strongest effect 8–10 days prior to measurement</w:t>
      </w:r>
      <w:r>
        <w:t>.  One possible explanation for this is 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  Mortality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r w:rsidR="00C43E68">
        <w:t xml:space="preserve">A laboratory study on </w:t>
      </w:r>
      <w:r w:rsidR="00C43E68">
        <w:rPr>
          <w:i/>
          <w:iCs/>
        </w:rPr>
        <w:t>Empoasca vitis</w:t>
      </w:r>
      <w:r w:rsidR="00777B62">
        <w:t xml:space="preserve"> on grape leaves</w:t>
      </w:r>
      <w:r w:rsidR="00C43E68">
        <w:t xml:space="preserve"> showed that </w:t>
      </w:r>
      <w:r w:rsidR="00C43E68">
        <w:lastRenderedPageBreak/>
        <w:t xml:space="preserve">first and second instar nymphs have lower optimum temperatures for development (17.55 and 15.55 ºC, respectively) than later instars which thrived at temperatures between 22.35 and 26.8 ºC </w:t>
      </w:r>
      <w:r w:rsidR="00C43E68">
        <w:fldChar w:fldCharType="begin" w:fldLock="1"/>
      </w:r>
      <w:r w:rsidR="00CD1ABB">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 xml:space="preserve">In addition, this study showed a strong decrease in egg hatching at temperatures above </w:t>
      </w:r>
      <w:commentRangeStart w:id="52"/>
      <w:r w:rsidR="00777B62">
        <w:t>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w:t>
      </w:r>
      <w:commentRangeEnd w:id="52"/>
      <w:r w:rsidR="00732103">
        <w:rPr>
          <w:rStyle w:val="CommentReference"/>
        </w:rPr>
        <w:commentReference w:id="52"/>
      </w:r>
      <w:r w:rsidR="00777B62">
        <w:t xml:space="preserve">the day.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Alternatively, the negative impact of high temperatures could be due to indirect effects. Arthropod predators or parasitoids are also sensitive to temperature</w:t>
      </w:r>
      <w:r w:rsidR="006D2182">
        <w:t xml:space="preserve"> </w:t>
      </w:r>
      <w:r w:rsidR="00397CE8">
        <w:t>and warmer temperatures may improve their population numbers of prey searching efficiency</w:t>
      </w:r>
      <w:r w:rsidR="00C23A60">
        <w:t xml:space="preserve">.  Additionally, predators of leafhoppers rely on tea plant volatile organic compounds (VOCs) to find their prey </w:t>
      </w:r>
      <w:r w:rsidR="00C23A60">
        <w:fldChar w:fldCharType="begin" w:fldLock="1"/>
      </w:r>
      <w:r w:rsidR="00C23A60">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rsidR="00C23A60">
        <w:fldChar w:fldCharType="separate"/>
      </w:r>
      <w:r w:rsidR="00C23A60" w:rsidRPr="00C23A60">
        <w:rPr>
          <w:noProof/>
        </w:rPr>
        <w:t>(Gao et al., 2004)</w:t>
      </w:r>
      <w:r w:rsidR="00C23A60">
        <w:fldChar w:fldCharType="end"/>
      </w:r>
      <w:r w:rsidR="00C23A60">
        <w:t xml:space="preserve"> and tea VOC profiles may be altered by climate </w:t>
      </w:r>
      <w:r w:rsidR="00C23A60">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rsidR="00C23A60">
        <w:fldChar w:fldCharType="separate"/>
      </w:r>
      <w:r w:rsidR="00C23A60" w:rsidRPr="00C23A60">
        <w:rPr>
          <w:noProof/>
        </w:rPr>
        <w:t>(Kfoury et al., 2018, 2019; Kowalsick et al., 2014; Scott et al., 2019)</w:t>
      </w:r>
      <w:r w:rsidR="00C23A60">
        <w:fldChar w:fldCharType="end"/>
      </w:r>
      <w:r w:rsidR="00C23A60">
        <w:t>.</w:t>
      </w:r>
      <w:r w:rsidR="00397CE8">
        <w:t xml:space="preserve">  Because we did not census leafhopper predators or parasitoids in this study, we cannot disentangle biotic and abiotic effects on population densities.</w:t>
      </w:r>
    </w:p>
    <w:p w14:paraId="4167F214" w14:textId="454679FE" w:rsidR="000410AF" w:rsidRPr="00777B62" w:rsidRDefault="000410AF" w:rsidP="001408E7">
      <w:pPr>
        <w:spacing w:line="480" w:lineRule="auto"/>
        <w:ind w:firstLine="720"/>
      </w:pPr>
      <w:r>
        <w:t xml:space="preserve">It is also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commentRangeStart w:id="53"/>
      <w:r>
        <w:t>(frontiers manuscript</w:t>
      </w:r>
      <w:commentRangeEnd w:id="53"/>
      <w:r>
        <w:rPr>
          <w:rStyle w:val="CommentReference"/>
        </w:rPr>
        <w:commentReference w:id="53"/>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1D1E9F9" w14:textId="05A9A4AF" w:rsidR="0029160F" w:rsidRDefault="007E32EE" w:rsidP="001408E7">
      <w:pPr>
        <w:spacing w:line="480" w:lineRule="auto"/>
        <w:ind w:firstLine="720"/>
      </w:pPr>
      <w:r>
        <w:lastRenderedPageBreak/>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t xml:space="preserve"> </w:t>
      </w:r>
      <w:r w:rsidR="00397CE8">
        <w:t>suggested</w:t>
      </w:r>
      <w:r>
        <w:t xml:space="preserve"> that harvesting may help control leafhopper densities </w:t>
      </w:r>
      <w:r w:rsidR="00397CE8">
        <w:t>by</w:t>
      </w:r>
      <w:r>
        <w:t xml:space="preserve"> </w:t>
      </w:r>
      <w:r w:rsidR="00C45F7E">
        <w:t xml:space="preserve">removing </w:t>
      </w:r>
      <w:commentRangeStart w:id="54"/>
      <w:r>
        <w:t>food sources</w:t>
      </w:r>
      <w:r w:rsidR="00397CE8">
        <w:t xml:space="preserve"> for leafhopper nymphs</w:t>
      </w:r>
      <w:r>
        <w:t xml:space="preserve"> and potentially eggs</w:t>
      </w:r>
      <w:commentRangeEnd w:id="54"/>
      <w:r w:rsidR="009A2F4A">
        <w:rPr>
          <w:rStyle w:val="CommentReference"/>
        </w:rPr>
        <w:commentReference w:id="54"/>
      </w:r>
      <w:r w:rsidR="00397CE8">
        <w:t xml:space="preserve"> which are laid under the epidermis of tea shoots</w:t>
      </w:r>
      <w:r w:rsidR="00865793">
        <w:t xml:space="preserve"> </w:t>
      </w:r>
      <w:r w:rsidR="00865793">
        <w:fldChar w:fldCharType="begin" w:fldLock="1"/>
      </w:r>
      <w:r w:rsidR="00865793">
        <w:instrText>ADDIN CSL_CITATION {"citationItems":[{"id":"ITEM-1","itemData":{"DOI":"10.1017/S000748531600064X","ISSN":"0007-4853","abstract":"&lt;p&gt; Green leaf volatiles (GLVs) have been reported to play an important role in the host-locating behavior of several folivores that feed on angiosperms. However, next to nothing is known about how the green leafhopper, &lt;italic&gt;Empoasca vitis&lt;/italic&gt; , chooses suitable host plants and whether it detects differing emission levels of GLV components among genetically different tea varieties. Here we found that the constitutive transcript level of the tea hydroperoxide lyase (HPL) gene &lt;italic&gt;CsiHPL1&lt;/italic&gt; , and the amounts of (Z)-3-hexenyl acetate and of total GLV components are significantly higher in tea varieties that are susceptible to &lt;italic&gt;E. vitis&lt;/italic&gt; (Enbiao (EB) and Banzhuyuan (BZY)) than in varieties that are resistant to &lt;italic&gt;E. vitis&lt;/italic&gt; (Changxingzisun (CX) and Juyan (JY)). Moreover, the results of a Y-tube olfactometer bioassay and an oviposition preference assay suggest that (Z)-3-hexenyl acetate and (Z)-3-hexenol offer host and oviposition cues for &lt;italic&gt;E. vitis&lt;/italic&gt;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&lt;italic&gt;E. vitis.&lt;/italic&gt; &lt;/p&gt;","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Empoasca vitis,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0B76FC69" w14:textId="2D5F85E9" w:rsidR="000C61BD"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 xml:space="preserve">. Slow growth can actually be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w:t>
      </w:r>
      <w:commentRangeStart w:id="55"/>
      <w:r w:rsidR="00865793">
        <w:t xml:space="preserve">On the other hand, slow shoot growth and high </w:t>
      </w:r>
      <w:commentRangeEnd w:id="55"/>
      <w:r w:rsidR="00732103">
        <w:rPr>
          <w:rStyle w:val="CommentReference"/>
        </w:rPr>
        <w:commentReference w:id="55"/>
      </w:r>
      <w:r w:rsidR="00865793">
        <w:t xml:space="preserve">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65793">
        <w:lastRenderedPageBreak/>
        <w:t>(</w:t>
      </w:r>
      <w:r w:rsidR="00865793" w:rsidRPr="00397CE8">
        <w:rPr>
          <w:highlight w:val="yellow"/>
        </w:rPr>
        <w:t xml:space="preserve">frontiers </w:t>
      </w:r>
      <w:r w:rsidR="00865793">
        <w:t>manuscript). D</w:t>
      </w:r>
      <w:r w:rsidR="000C61BD">
        <w:t>uring the course of this study, harvest was delayed for one of the two fields due to insufficient accumulation of leafhopper damage (</w:t>
      </w:r>
      <w:proofErr w:type="spellStart"/>
      <w:r w:rsidR="00865793">
        <w:t>Shanfu</w:t>
      </w:r>
      <w:proofErr w:type="spellEnd"/>
      <w:r w:rsidR="00865793">
        <w:t xml:space="preserve"> Tea Company</w:t>
      </w:r>
      <w:r w:rsidR="000C61BD">
        <w:t xml:space="preserve">, personal communication). This </w:t>
      </w:r>
      <w:r w:rsidR="006A1948">
        <w:t xml:space="preserve">was the longest </w:t>
      </w:r>
      <w:r w:rsidR="006D2182">
        <w:t>harvest</w:t>
      </w:r>
      <w:r w:rsidR="006A1948">
        <w:t xml:space="preserve"> </w:t>
      </w:r>
      <w:r w:rsidR="000C61BD">
        <w:t>period</w:t>
      </w:r>
      <w:r w:rsidR="006A1948">
        <w:t xml:space="preserve"> (32 days)</w:t>
      </w:r>
      <w:r w:rsidR="00C45F7E">
        <w:t xml:space="preserve"> during the study,</w:t>
      </w:r>
      <w:r w:rsidR="006A1948">
        <w:t xml:space="preserve"> and it corresponded to a relatively low mean leafhopper density (0.047 leafhoppers/leaf). Interestingly however, this particular </w:t>
      </w:r>
      <w:r w:rsidR="006D2182">
        <w:t>harvest</w:t>
      </w:r>
      <w:r w:rsidR="006A1948">
        <w:t xml:space="preserve"> period</w:t>
      </w:r>
      <w:r w:rsidR="000C61BD">
        <w:t xml:space="preserve"> experienced </w:t>
      </w:r>
      <w:r w:rsidR="006A1948">
        <w:t>higher than average precipitation (</w:t>
      </w:r>
      <w:r w:rsidR="001408E7">
        <w:t xml:space="preserve">mean = </w:t>
      </w:r>
      <w:r w:rsidR="006A1948">
        <w:t>9.23 mm</w:t>
      </w:r>
      <w:r w:rsidR="001408E7">
        <w:t>, median = 2 mm, 72% of days with some rain</w:t>
      </w:r>
      <w:r w:rsidR="006A1948">
        <w:t>) and slightly cooler than average temperatures (26.13 ºC)</w:t>
      </w:r>
      <w:r w:rsidR="000C61BD">
        <w:t>.</w:t>
      </w:r>
      <w:r w:rsidR="00C45F7E">
        <w:t xml:space="preserve"> A previous study showed that </w:t>
      </w:r>
      <w:r w:rsidR="00C45F7E">
        <w:rPr>
          <w:i/>
          <w:iCs/>
        </w:rPr>
        <w:t>E. onukii</w:t>
      </w:r>
      <w:r w:rsidR="00C45F7E">
        <w:t xml:space="preserve"> densities are not linearly correlated to leaf damage, so while cool wet conditions support higher leafhopper densities, they may not necessarily result in </w:t>
      </w:r>
      <w:commentRangeStart w:id="56"/>
      <w:commentRangeStart w:id="57"/>
      <w:r w:rsidR="00C45F7E">
        <w:t>increased leafhopper f</w:t>
      </w:r>
      <w:commentRangeEnd w:id="56"/>
      <w:r w:rsidR="00732103">
        <w:rPr>
          <w:rStyle w:val="CommentReference"/>
        </w:rPr>
        <w:commentReference w:id="56"/>
      </w:r>
      <w:commentRangeEnd w:id="57"/>
      <w:r w:rsidR="007E655A">
        <w:rPr>
          <w:rStyle w:val="CommentReference"/>
        </w:rPr>
        <w:commentReference w:id="57"/>
      </w:r>
      <w:r w:rsidR="00C45F7E">
        <w:t xml:space="preserve">eeding </w:t>
      </w:r>
      <w:r w:rsidR="00865793">
        <w:t xml:space="preserve">and damage that farm managers are looking for </w:t>
      </w:r>
      <w:r w:rsidR="00C45F7E">
        <w:t>(</w:t>
      </w:r>
      <w:r w:rsidR="00397CE8" w:rsidRPr="00397CE8">
        <w:rPr>
          <w:highlight w:val="yellow"/>
        </w:rPr>
        <w:t>frontiers manuscript</w:t>
      </w:r>
      <w:r w:rsidR="00C45F7E">
        <w:t xml:space="preserve">). </w:t>
      </w:r>
    </w:p>
    <w:p w14:paraId="535ACEAC" w14:textId="490ECEB8" w:rsidR="00A4620D" w:rsidRDefault="008970FA" w:rsidP="001408E7">
      <w:pPr>
        <w:spacing w:line="480" w:lineRule="auto"/>
        <w:ind w:firstLine="720"/>
      </w:pPr>
      <w:commentRangeStart w:id="58"/>
      <w:r>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actually promoted higher leafhopper densities in the 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 xml:space="preserve">–insect interactions. </w:t>
      </w:r>
      <w:r w:rsidR="00A4620D">
        <w:t xml:space="preserve">As more extreme fluctuations in weather become more common in many tea growing regions, tea farmers will need strategies to adapt. Although it is predicted that pest insects like </w:t>
      </w:r>
      <w:r w:rsidR="00A4620D">
        <w:rPr>
          <w:i/>
          <w:iCs/>
        </w:rPr>
        <w:t>E. onukii</w:t>
      </w:r>
      <w:r w:rsidR="00A4620D">
        <w:t xml:space="preserve"> will benefit from a warming climate, within-season climate variability may hinder the use of leafhopper herbivory as a strategy for improving tea crop quality.  Reduced winter mortality and increased growing season may improve leafhopper </w:t>
      </w:r>
      <w:r w:rsidR="00A4620D">
        <w:lastRenderedPageBreak/>
        <w:t>densities</w:t>
      </w:r>
      <w:r w:rsidR="00360094">
        <w:t>, however our results show that cool, wet weather during the summer is most beneficial for this strategy because it results in higher leafhopper densities in the upper canopy and slower tea shoot growth.</w:t>
      </w:r>
      <w:commentRangeEnd w:id="58"/>
      <w:r w:rsidR="001408E7">
        <w:rPr>
          <w:rStyle w:val="CommentReference"/>
        </w:rPr>
        <w:commentReference w:id="58"/>
      </w:r>
    </w:p>
    <w:p w14:paraId="33E031AE" w14:textId="69BA57FE" w:rsidR="008F3486" w:rsidRDefault="008F3486" w:rsidP="001408E7">
      <w:pPr>
        <w:spacing w:line="480" w:lineRule="auto"/>
      </w:pPr>
    </w:p>
    <w:p w14:paraId="2CCE9D64" w14:textId="36DC1AB0" w:rsidR="00756DFE" w:rsidRDefault="00756DFE" w:rsidP="001408E7">
      <w:pPr>
        <w:spacing w:line="480" w:lineRule="auto"/>
      </w:pPr>
      <w:r>
        <w:t>A possible plot 1 or supplementary plot:</w:t>
      </w:r>
    </w:p>
    <w:p w14:paraId="34F8B525" w14:textId="3C762D2A" w:rsidR="00756DFE" w:rsidRDefault="00756DFE" w:rsidP="001408E7">
      <w:pPr>
        <w:spacing w:line="480" w:lineRule="auto"/>
      </w:pPr>
      <w:r>
        <w:rPr>
          <w:noProof/>
          <w:lang w:eastAsia="en-US"/>
        </w:rPr>
        <w:drawing>
          <wp:inline distT="0" distB="0" distL="0" distR="0" wp14:anchorId="1CAF7748" wp14:editId="6E98B7A2">
            <wp:extent cx="5943600" cy="367538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at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39AD9D45" w14:textId="303885DA" w:rsidR="00756DFE" w:rsidRDefault="00756DFE" w:rsidP="001408E7">
      <w:pPr>
        <w:spacing w:line="480" w:lineRule="auto"/>
      </w:pPr>
      <w:r>
        <w:t>Temperature is min (lower dashed), mean (solid), and max (upper dashed).</w:t>
      </w:r>
    </w:p>
    <w:p w14:paraId="68C00B73" w14:textId="77777777" w:rsidR="00756DFE" w:rsidRPr="00A4620D" w:rsidRDefault="00756DFE" w:rsidP="001408E7">
      <w:pPr>
        <w:spacing w:line="480" w:lineRule="auto"/>
      </w:pPr>
    </w:p>
    <w:p w14:paraId="1B90CD85" w14:textId="1D55D2E5" w:rsidR="006D7D16" w:rsidRPr="006D7D16" w:rsidRDefault="006D7D16" w:rsidP="001408E7">
      <w:pPr>
        <w:pStyle w:val="Heading1"/>
        <w:spacing w:line="480" w:lineRule="auto"/>
      </w:pPr>
      <w:r>
        <w:t>Works Cited</w:t>
      </w:r>
    </w:p>
    <w:p w14:paraId="52016683" w14:textId="1AC6A3BB" w:rsidR="006D7D16" w:rsidRDefault="006D7D16" w:rsidP="001408E7">
      <w:pPr>
        <w:spacing w:line="480" w:lineRule="auto"/>
      </w:pPr>
    </w:p>
    <w:p w14:paraId="382B7B18" w14:textId="0291D5AD" w:rsidR="009824AF" w:rsidRPr="009824AF" w:rsidRDefault="006D7D16" w:rsidP="009824AF">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9824AF" w:rsidRPr="009824AF">
        <w:rPr>
          <w:rFonts w:ascii="Calibri" w:hAnsi="Calibri" w:cs="Calibri"/>
          <w:noProof/>
        </w:rPr>
        <w:t>Ahmed, S., Stepp, J. R., Orians, C. M., Griffin, T., Matyas, C., Robbat, A., et al. (2014). Effects of Extreme Climate Events on Tea (</w:t>
      </w:r>
      <w:r w:rsidR="009824AF" w:rsidRPr="009824AF">
        <w:rPr>
          <w:rFonts w:ascii="Calibri" w:hAnsi="Calibri" w:cs="Calibri"/>
          <w:i/>
          <w:iCs/>
          <w:noProof/>
        </w:rPr>
        <w:t>Camellia sinensis</w:t>
      </w:r>
      <w:r w:rsidR="009824AF" w:rsidRPr="009824AF">
        <w:rPr>
          <w:rFonts w:ascii="Calibri" w:hAnsi="Calibri" w:cs="Calibri"/>
          <w:noProof/>
        </w:rPr>
        <w:t xml:space="preserve">) Functional Quality Validate Indigenous </w:t>
      </w:r>
      <w:r w:rsidR="009824AF" w:rsidRPr="009824AF">
        <w:rPr>
          <w:rFonts w:ascii="Calibri" w:hAnsi="Calibri" w:cs="Calibri"/>
          <w:noProof/>
        </w:rPr>
        <w:lastRenderedPageBreak/>
        <w:t xml:space="preserve">Farmer Knowledge and Sensory Preferences in Tropical China. </w:t>
      </w:r>
      <w:r w:rsidR="009824AF" w:rsidRPr="009824AF">
        <w:rPr>
          <w:rFonts w:ascii="Calibri" w:hAnsi="Calibri" w:cs="Calibri"/>
          <w:i/>
          <w:iCs/>
          <w:noProof/>
        </w:rPr>
        <w:t>PLoS One</w:t>
      </w:r>
      <w:r w:rsidR="009824AF" w:rsidRPr="009824AF">
        <w:rPr>
          <w:rFonts w:ascii="Calibri" w:hAnsi="Calibri" w:cs="Calibri"/>
          <w:noProof/>
        </w:rPr>
        <w:t xml:space="preserve"> 9, e109126. doi:10.1371/journal.pone.0109126.</w:t>
      </w:r>
    </w:p>
    <w:p w14:paraId="771E29F2"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Backus, E. A., Serrano, M. S., and Ranger, C. M. (2005). Mechanisms of Hopperburn: An Overview of Insect Taxonomy, Behavior, and Physiology. </w:t>
      </w:r>
      <w:r w:rsidRPr="009824AF">
        <w:rPr>
          <w:rFonts w:ascii="Calibri" w:hAnsi="Calibri" w:cs="Calibri"/>
          <w:i/>
          <w:iCs/>
          <w:noProof/>
        </w:rPr>
        <w:t>Annu. Rev. Entomol.</w:t>
      </w:r>
      <w:r w:rsidRPr="009824AF">
        <w:rPr>
          <w:rFonts w:ascii="Calibri" w:hAnsi="Calibri" w:cs="Calibri"/>
          <w:noProof/>
        </w:rPr>
        <w:t xml:space="preserve"> 50, 125–151. doi:10.1146/annurev.ento.49.061802.123310.</w:t>
      </w:r>
    </w:p>
    <w:p w14:paraId="5B3C2E2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Baker, M. B., Venugopal, P. D., and Lamp, W. O. (2015). Climate Change and Phenology: Empoasca fabae (Hemiptera: Cicadellidae) Migration and Severity of Impact. </w:t>
      </w:r>
      <w:r w:rsidRPr="009824AF">
        <w:rPr>
          <w:rFonts w:ascii="Calibri" w:hAnsi="Calibri" w:cs="Calibri"/>
          <w:i/>
          <w:iCs/>
          <w:noProof/>
        </w:rPr>
        <w:t>PLoS One</w:t>
      </w:r>
      <w:r w:rsidRPr="009824AF">
        <w:rPr>
          <w:rFonts w:ascii="Calibri" w:hAnsi="Calibri" w:cs="Calibri"/>
          <w:noProof/>
        </w:rPr>
        <w:t xml:space="preserve"> 10, e0124915. doi:10.1371/journal.pone.0124915.</w:t>
      </w:r>
    </w:p>
    <w:p w14:paraId="2EC2CD0F"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9824AF">
        <w:rPr>
          <w:rFonts w:ascii="Calibri" w:hAnsi="Calibri" w:cs="Calibri"/>
          <w:i/>
          <w:iCs/>
          <w:noProof/>
        </w:rPr>
        <w:t>Glob. Chang. Biol.</w:t>
      </w:r>
      <w:r w:rsidRPr="009824AF">
        <w:rPr>
          <w:rFonts w:ascii="Calibri" w:hAnsi="Calibri" w:cs="Calibri"/>
          <w:noProof/>
        </w:rPr>
        <w:t xml:space="preserve"> 8, 1–16. doi:10.1046/j.1365-2486.2002.00451.x.</w:t>
      </w:r>
    </w:p>
    <w:p w14:paraId="024171D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Bebber, D. P., Ramotowski, M. A. T., and Gurr, S. J. (2013). Crop pests and pathogens move polewards in a warming world. </w:t>
      </w:r>
      <w:r w:rsidRPr="009824AF">
        <w:rPr>
          <w:rFonts w:ascii="Calibri" w:hAnsi="Calibri" w:cs="Calibri"/>
          <w:i/>
          <w:iCs/>
          <w:noProof/>
        </w:rPr>
        <w:t>Nat. Clim. Chang.</w:t>
      </w:r>
      <w:r w:rsidRPr="009824AF">
        <w:rPr>
          <w:rFonts w:ascii="Calibri" w:hAnsi="Calibri" w:cs="Calibri"/>
          <w:noProof/>
        </w:rPr>
        <w:t xml:space="preserve"> 3, 985–988. doi:10.1038/nclimate1990.</w:t>
      </w:r>
    </w:p>
    <w:p w14:paraId="23B94A8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Beirne, B. P. (1970). EFFECTS OF PRECIPITATION ON CROP INSECTS. </w:t>
      </w:r>
      <w:r w:rsidRPr="009824AF">
        <w:rPr>
          <w:rFonts w:ascii="Calibri" w:hAnsi="Calibri" w:cs="Calibri"/>
          <w:i/>
          <w:iCs/>
          <w:noProof/>
        </w:rPr>
        <w:t>Can. Entomol.</w:t>
      </w:r>
      <w:r w:rsidRPr="009824AF">
        <w:rPr>
          <w:rFonts w:ascii="Calibri" w:hAnsi="Calibri" w:cs="Calibri"/>
          <w:noProof/>
        </w:rPr>
        <w:t xml:space="preserve"> 102, 1360–1373. doi:10.4039/Ent1021360-11.</w:t>
      </w:r>
    </w:p>
    <w:p w14:paraId="166DF05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Berggren, Å., Björkman, C., Bylund, H., and Ayres, M. P. (2009). The distribution and abundance of animal populations in a climate of uncertainty. </w:t>
      </w:r>
      <w:r w:rsidRPr="009824AF">
        <w:rPr>
          <w:rFonts w:ascii="Calibri" w:hAnsi="Calibri" w:cs="Calibri"/>
          <w:i/>
          <w:iCs/>
          <w:noProof/>
        </w:rPr>
        <w:t>Oikos</w:t>
      </w:r>
      <w:r w:rsidRPr="009824AF">
        <w:rPr>
          <w:rFonts w:ascii="Calibri" w:hAnsi="Calibri" w:cs="Calibri"/>
          <w:noProof/>
        </w:rPr>
        <w:t xml:space="preserve"> 118, 1121–1126. doi:10.1111/j.1600-0706.2009.17558.x.</w:t>
      </w:r>
    </w:p>
    <w:p w14:paraId="12A9564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9824AF">
        <w:rPr>
          <w:rFonts w:ascii="Calibri" w:hAnsi="Calibri" w:cs="Calibri"/>
          <w:i/>
          <w:iCs/>
          <w:noProof/>
        </w:rPr>
        <w:t>Biosci. Biotechnol. Biochem.</w:t>
      </w:r>
      <w:r w:rsidRPr="009824AF">
        <w:rPr>
          <w:rFonts w:ascii="Calibri" w:hAnsi="Calibri" w:cs="Calibri"/>
          <w:noProof/>
        </w:rPr>
        <w:t xml:space="preserve"> 71, 1476–1486. doi:10.1271/bbb.60708.</w:t>
      </w:r>
    </w:p>
    <w:p w14:paraId="055EB4A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lastRenderedPageBreak/>
        <w:t xml:space="preserve">Cook, J., Oreskes, N., Doran, P. T., Anderegg, W. R. L., Verheggen, B., Maibach, E. W., et al. (2016). Consensus on consensus: A synthesis of consensus estimates on human-caused global warming. </w:t>
      </w:r>
      <w:r w:rsidRPr="009824AF">
        <w:rPr>
          <w:rFonts w:ascii="Calibri" w:hAnsi="Calibri" w:cs="Calibri"/>
          <w:i/>
          <w:iCs/>
          <w:noProof/>
        </w:rPr>
        <w:t>Environ. Res. Lett.</w:t>
      </w:r>
      <w:r w:rsidRPr="009824AF">
        <w:rPr>
          <w:rFonts w:ascii="Calibri" w:hAnsi="Calibri" w:cs="Calibri"/>
          <w:noProof/>
        </w:rPr>
        <w:t xml:space="preserve"> 11. doi:10.1088/1748-9326/11/4/048002.</w:t>
      </w:r>
    </w:p>
    <w:p w14:paraId="1D448D76"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Deutsch, C. A., Tewksbury, J. J., Tigchelaar, M., Battisti, D. S., Merrill, S. C., Huey, R. B., et al. (2018). Increase in crop losses to insect pests in a warming climate. </w:t>
      </w:r>
      <w:r w:rsidRPr="009824AF">
        <w:rPr>
          <w:rFonts w:ascii="Calibri" w:hAnsi="Calibri" w:cs="Calibri"/>
          <w:i/>
          <w:iCs/>
          <w:noProof/>
        </w:rPr>
        <w:t>Science (80-. ).</w:t>
      </w:r>
      <w:r w:rsidRPr="009824AF">
        <w:rPr>
          <w:rFonts w:ascii="Calibri" w:hAnsi="Calibri" w:cs="Calibri"/>
          <w:noProof/>
        </w:rPr>
        <w:t xml:space="preserve"> 361, 916–919. doi:10.1126/science.aat3466.</w:t>
      </w:r>
    </w:p>
    <w:p w14:paraId="69F39CD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Fu, J.-Y., Han, B.-Y., and Xiao, Q. (2014). Mitochondrial COI and 16sRNA Evidence for a Single Species Hypothesis of </w:t>
      </w:r>
      <w:r w:rsidRPr="009824AF">
        <w:rPr>
          <w:rFonts w:ascii="Calibri" w:hAnsi="Calibri" w:cs="Calibri"/>
          <w:i/>
          <w:iCs/>
          <w:noProof/>
        </w:rPr>
        <w:t>E. vitis</w:t>
      </w:r>
      <w:r w:rsidRPr="009824AF">
        <w:rPr>
          <w:rFonts w:ascii="Calibri" w:hAnsi="Calibri" w:cs="Calibri"/>
          <w:noProof/>
        </w:rPr>
        <w:t xml:space="preserve">, </w:t>
      </w:r>
      <w:r w:rsidRPr="009824AF">
        <w:rPr>
          <w:rFonts w:ascii="Calibri" w:hAnsi="Calibri" w:cs="Calibri"/>
          <w:i/>
          <w:iCs/>
          <w:noProof/>
        </w:rPr>
        <w:t>J. formosana</w:t>
      </w:r>
      <w:r w:rsidRPr="009824AF">
        <w:rPr>
          <w:rFonts w:ascii="Calibri" w:hAnsi="Calibri" w:cs="Calibri"/>
          <w:noProof/>
        </w:rPr>
        <w:t xml:space="preserve"> and </w:t>
      </w:r>
      <w:r w:rsidRPr="009824AF">
        <w:rPr>
          <w:rFonts w:ascii="Calibri" w:hAnsi="Calibri" w:cs="Calibri"/>
          <w:i/>
          <w:iCs/>
          <w:noProof/>
        </w:rPr>
        <w:t>E. onukii</w:t>
      </w:r>
      <w:r w:rsidRPr="009824AF">
        <w:rPr>
          <w:rFonts w:ascii="Calibri" w:hAnsi="Calibri" w:cs="Calibri"/>
          <w:noProof/>
        </w:rPr>
        <w:t xml:space="preserve"> in East Asia. </w:t>
      </w:r>
      <w:r w:rsidRPr="009824AF">
        <w:rPr>
          <w:rFonts w:ascii="Calibri" w:hAnsi="Calibri" w:cs="Calibri"/>
          <w:i/>
          <w:iCs/>
          <w:noProof/>
        </w:rPr>
        <w:t>PLoS One</w:t>
      </w:r>
      <w:r w:rsidRPr="009824AF">
        <w:rPr>
          <w:rFonts w:ascii="Calibri" w:hAnsi="Calibri" w:cs="Calibri"/>
          <w:noProof/>
        </w:rPr>
        <w:t xml:space="preserve"> 9, e115259. doi:10.1371/journal.pone.0115259.</w:t>
      </w:r>
    </w:p>
    <w:p w14:paraId="41D4CE0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Gao, J., Zhao, D., and Chen, Z. (2004). Predatory function of </w:t>
      </w:r>
      <w:r w:rsidRPr="009824AF">
        <w:rPr>
          <w:rFonts w:ascii="Calibri" w:hAnsi="Calibri" w:cs="Calibri"/>
          <w:i/>
          <w:iCs/>
          <w:noProof/>
        </w:rPr>
        <w:t>Evarcha albaria</w:t>
      </w:r>
      <w:r w:rsidRPr="009824AF">
        <w:rPr>
          <w:rFonts w:ascii="Calibri" w:hAnsi="Calibri" w:cs="Calibri"/>
          <w:noProof/>
        </w:rPr>
        <w:t xml:space="preserve"> upon </w:t>
      </w:r>
      <w:r w:rsidRPr="009824AF">
        <w:rPr>
          <w:rFonts w:ascii="Calibri" w:hAnsi="Calibri" w:cs="Calibri"/>
          <w:i/>
          <w:iCs/>
          <w:noProof/>
        </w:rPr>
        <w:t>Empoasca vitis</w:t>
      </w:r>
      <w:r w:rsidRPr="009824AF">
        <w:rPr>
          <w:rFonts w:ascii="Calibri" w:hAnsi="Calibri" w:cs="Calibri"/>
          <w:noProof/>
        </w:rPr>
        <w:t xml:space="preserve">. </w:t>
      </w:r>
      <w:r w:rsidRPr="009824AF">
        <w:rPr>
          <w:rFonts w:ascii="Calibri" w:hAnsi="Calibri" w:cs="Calibri"/>
          <w:i/>
          <w:iCs/>
          <w:noProof/>
        </w:rPr>
        <w:t>Chinese J. Trop. Crop.</w:t>
      </w:r>
    </w:p>
    <w:p w14:paraId="1BF1C2C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(2011). Distributed Lag Linear and Non-Linear Models in R : The Package dlnm. </w:t>
      </w:r>
      <w:r w:rsidRPr="009824AF">
        <w:rPr>
          <w:rFonts w:ascii="Calibri" w:hAnsi="Calibri" w:cs="Calibri"/>
          <w:i/>
          <w:iCs/>
          <w:noProof/>
        </w:rPr>
        <w:t>J. Stat. Softw.</w:t>
      </w:r>
      <w:r w:rsidRPr="009824AF">
        <w:rPr>
          <w:rFonts w:ascii="Calibri" w:hAnsi="Calibri" w:cs="Calibri"/>
          <w:noProof/>
        </w:rPr>
        <w:t xml:space="preserve"> 43, 2–20. doi:10.18637/jss.v043.i08.</w:t>
      </w:r>
    </w:p>
    <w:p w14:paraId="24CA486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Scheipl, F., Armstrong, B., and Kenward, M. G. (2017). A penalized framework for distributed lag non-linear models. </w:t>
      </w:r>
      <w:r w:rsidRPr="009824AF">
        <w:rPr>
          <w:rFonts w:ascii="Calibri" w:hAnsi="Calibri" w:cs="Calibri"/>
          <w:i/>
          <w:iCs/>
          <w:noProof/>
        </w:rPr>
        <w:t>Biometrics</w:t>
      </w:r>
      <w:r w:rsidRPr="009824AF">
        <w:rPr>
          <w:rFonts w:ascii="Calibri" w:hAnsi="Calibri" w:cs="Calibri"/>
          <w:noProof/>
        </w:rPr>
        <w:t xml:space="preserve"> 73, 938–948. doi:10.1111/biom.12645.</w:t>
      </w:r>
    </w:p>
    <w:p w14:paraId="7F475CE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Goettel, M. S., and Glare, T. (2010). 11 Entomopathogenic Fungi and their Role in Regulation of Insect Populations. </w:t>
      </w:r>
      <w:r w:rsidRPr="009824AF">
        <w:rPr>
          <w:rFonts w:ascii="Calibri" w:hAnsi="Calibri" w:cs="Calibri"/>
          <w:i/>
          <w:iCs/>
          <w:noProof/>
        </w:rPr>
        <w:t>Insect Control</w:t>
      </w:r>
      <w:r w:rsidRPr="009824AF">
        <w:rPr>
          <w:rFonts w:ascii="Calibri" w:hAnsi="Calibri" w:cs="Calibri"/>
          <w:noProof/>
        </w:rPr>
        <w:t>.</w:t>
      </w:r>
    </w:p>
    <w:p w14:paraId="6FC49F9A"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IPCC (2007). Contribution of Working Group I to the Fourth Assessment Report of the Intergovernmental Panel on Climate Change, 2007. Cambridge, United Kingdom.</w:t>
      </w:r>
    </w:p>
    <w:p w14:paraId="652BB71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Jin, S., Chen, Z. M., Backus, E. A., Sun, X. L., and Xiao, B. (2012). Characterization of EPG waveforms for the tea green leafhopper, Empoasca vitis Göthe (Hemiptera: Cicadellidae), on tea plants and their correlation with stylet activities. </w:t>
      </w:r>
      <w:r w:rsidRPr="009824AF">
        <w:rPr>
          <w:rFonts w:ascii="Calibri" w:hAnsi="Calibri" w:cs="Calibri"/>
          <w:i/>
          <w:iCs/>
          <w:noProof/>
        </w:rPr>
        <w:t>J. Insect Physiol.</w:t>
      </w:r>
      <w:r w:rsidRPr="009824AF">
        <w:rPr>
          <w:rFonts w:ascii="Calibri" w:hAnsi="Calibri" w:cs="Calibri"/>
          <w:noProof/>
        </w:rPr>
        <w:t xml:space="preserve"> 58, 1235–1244. </w:t>
      </w:r>
      <w:r w:rsidRPr="009824AF">
        <w:rPr>
          <w:rFonts w:ascii="Calibri" w:hAnsi="Calibri" w:cs="Calibri"/>
          <w:noProof/>
        </w:rPr>
        <w:lastRenderedPageBreak/>
        <w:t>doi:10.1016/j.jinsphys.2012.06.008.</w:t>
      </w:r>
    </w:p>
    <w:p w14:paraId="591B55E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9824AF">
        <w:rPr>
          <w:rFonts w:ascii="Calibri" w:hAnsi="Calibri" w:cs="Calibri"/>
          <w:i/>
          <w:iCs/>
          <w:noProof/>
        </w:rPr>
        <w:t>Glob. Chang. Biol.</w:t>
      </w:r>
      <w:r w:rsidRPr="009824AF">
        <w:rPr>
          <w:rFonts w:ascii="Calibri" w:hAnsi="Calibri" w:cs="Calibri"/>
          <w:noProof/>
        </w:rPr>
        <w:t>, 1–14. doi:10.1111/gcb.14959.</w:t>
      </w:r>
    </w:p>
    <w:p w14:paraId="08BB5E6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Morimoto, J., Kern, A., Scott, E. R., Orians, C. M., Ahmed, S., et al. (2018). Striking changes in tea metabolites due to elevational effects. </w:t>
      </w:r>
      <w:r w:rsidRPr="009824AF">
        <w:rPr>
          <w:rFonts w:ascii="Calibri" w:hAnsi="Calibri" w:cs="Calibri"/>
          <w:i/>
          <w:iCs/>
          <w:noProof/>
        </w:rPr>
        <w:t>Food Chem.</w:t>
      </w:r>
      <w:r w:rsidRPr="009824AF">
        <w:rPr>
          <w:rFonts w:ascii="Calibri" w:hAnsi="Calibri" w:cs="Calibri"/>
          <w:noProof/>
        </w:rPr>
        <w:t xml:space="preserve"> 264, 334–341. doi:10.1016/j.foodchem.2018.05.040.</w:t>
      </w:r>
    </w:p>
    <w:p w14:paraId="1720727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Scott, E. R., Orians, C. M., Ahmed, S., Cash, S. B., Griffin, T., et al. (2019). Plant-Climate Interaction Effects: Changes in the Relative Distribution and Concentration of the Volatile Tea Leaf Metabolome in 2014–2016. </w:t>
      </w:r>
      <w:r w:rsidRPr="009824AF">
        <w:rPr>
          <w:rFonts w:ascii="Calibri" w:hAnsi="Calibri" w:cs="Calibri"/>
          <w:i/>
          <w:iCs/>
          <w:noProof/>
        </w:rPr>
        <w:t>Front. Plant Sci.</w:t>
      </w:r>
      <w:r w:rsidRPr="009824AF">
        <w:rPr>
          <w:rFonts w:ascii="Calibri" w:hAnsi="Calibri" w:cs="Calibri"/>
          <w:noProof/>
        </w:rPr>
        <w:t xml:space="preserve"> 10, 1518. doi:10.3389/fpls.2019.01518.</w:t>
      </w:r>
    </w:p>
    <w:p w14:paraId="52D37CF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Kowalsick, A., Kfoury, N., Robbat, A., Ahmed, S., Orians, C., Griffin, T., et al. (2014). Metabolite profiling of </w:t>
      </w:r>
      <w:r w:rsidRPr="009824AF">
        <w:rPr>
          <w:rFonts w:ascii="Calibri" w:hAnsi="Calibri" w:cs="Calibri"/>
          <w:i/>
          <w:iCs/>
          <w:noProof/>
        </w:rPr>
        <w:t>Camellia sinensis</w:t>
      </w:r>
      <w:r w:rsidRPr="009824AF">
        <w:rPr>
          <w:rFonts w:ascii="Calibri" w:hAnsi="Calibri" w:cs="Calibri"/>
          <w:noProof/>
        </w:rPr>
        <w:t xml:space="preserve"> by automated sequential, multidimensional gas chromatography/mass spectrometry reveals strong monsoon effects on tea constituents. </w:t>
      </w:r>
      <w:r w:rsidRPr="009824AF">
        <w:rPr>
          <w:rFonts w:ascii="Calibri" w:hAnsi="Calibri" w:cs="Calibri"/>
          <w:i/>
          <w:iCs/>
          <w:noProof/>
        </w:rPr>
        <w:t>J. Chromatogr. A</w:t>
      </w:r>
      <w:r w:rsidRPr="009824AF">
        <w:rPr>
          <w:rFonts w:ascii="Calibri" w:hAnsi="Calibri" w:cs="Calibri"/>
          <w:noProof/>
        </w:rPr>
        <w:t xml:space="preserve"> 1370, 230–239. doi:10.1016/j.chroma.2014.10.058.</w:t>
      </w:r>
    </w:p>
    <w:p w14:paraId="166F069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Lou, W., Sun, S., Wu, L., and Sun, K. (2014). Effects of climate change on the economic output of the Longjing-43 tea tree, 1972–2013. </w:t>
      </w:r>
      <w:r w:rsidRPr="009824AF">
        <w:rPr>
          <w:rFonts w:ascii="Calibri" w:hAnsi="Calibri" w:cs="Calibri"/>
          <w:i/>
          <w:iCs/>
          <w:noProof/>
        </w:rPr>
        <w:t>Int. J. Biometeorol.</w:t>
      </w:r>
      <w:r w:rsidRPr="009824AF">
        <w:rPr>
          <w:rFonts w:ascii="Calibri" w:hAnsi="Calibri" w:cs="Calibri"/>
          <w:noProof/>
        </w:rPr>
        <w:t xml:space="preserve"> 59, 593–603. doi:10.1007/s00484-014-0873-x.</w:t>
      </w:r>
    </w:p>
    <w:p w14:paraId="3C5CEBC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9824AF">
        <w:rPr>
          <w:rFonts w:ascii="Calibri" w:hAnsi="Calibri" w:cs="Calibri"/>
          <w:i/>
          <w:iCs/>
          <w:noProof/>
        </w:rPr>
        <w:t>Nat. Commun.</w:t>
      </w:r>
      <w:r w:rsidRPr="009824AF">
        <w:rPr>
          <w:rFonts w:ascii="Calibri" w:hAnsi="Calibri" w:cs="Calibri"/>
          <w:noProof/>
        </w:rPr>
        <w:t xml:space="preserve"> 10. doi:10.1038/s41467-019-12479-</w:t>
      </w:r>
      <w:r w:rsidRPr="009824AF">
        <w:rPr>
          <w:rFonts w:ascii="Calibri" w:hAnsi="Calibri" w:cs="Calibri"/>
          <w:noProof/>
        </w:rPr>
        <w:lastRenderedPageBreak/>
        <w:t>w.</w:t>
      </w:r>
    </w:p>
    <w:p w14:paraId="53CD329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Malfi, R. L., Crone, E., and Williams, N. (2019). Demographic benefits of early season resources for bumble bee (B. vosnesenskii) colonies. </w:t>
      </w:r>
      <w:r w:rsidRPr="009824AF">
        <w:rPr>
          <w:rFonts w:ascii="Calibri" w:hAnsi="Calibri" w:cs="Calibri"/>
          <w:i/>
          <w:iCs/>
          <w:noProof/>
        </w:rPr>
        <w:t>Oecologia</w:t>
      </w:r>
      <w:r w:rsidRPr="009824AF">
        <w:rPr>
          <w:rFonts w:ascii="Calibri" w:hAnsi="Calibri" w:cs="Calibri"/>
          <w:noProof/>
        </w:rPr>
        <w:t xml:space="preserve"> 191, 377–388. doi:10.1007/s00442-019-04472-3.</w:t>
      </w:r>
    </w:p>
    <w:p w14:paraId="021A9EC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Mao, Y., Tan, R., Gong, Z., and Kuang, S. (2014). Relationships between population dynamics of </w:t>
      </w:r>
      <w:r w:rsidRPr="009824AF">
        <w:rPr>
          <w:rFonts w:ascii="Calibri" w:hAnsi="Calibri" w:cs="Calibri"/>
          <w:i/>
          <w:iCs/>
          <w:noProof/>
        </w:rPr>
        <w:t>Empoasca vitis</w:t>
      </w:r>
      <w:r w:rsidRPr="009824AF">
        <w:rPr>
          <w:rFonts w:ascii="Calibri" w:hAnsi="Calibri" w:cs="Calibri"/>
          <w:noProof/>
        </w:rPr>
        <w:t xml:space="preserve"> and meteorological factors in tea plantation. </w:t>
      </w:r>
      <w:r w:rsidRPr="009824AF">
        <w:rPr>
          <w:rFonts w:ascii="Calibri" w:hAnsi="Calibri" w:cs="Calibri"/>
          <w:i/>
          <w:iCs/>
          <w:noProof/>
        </w:rPr>
        <w:t>Hubei Agric. Sci.</w:t>
      </w:r>
      <w:r w:rsidRPr="009824AF">
        <w:rPr>
          <w:rFonts w:ascii="Calibri" w:hAnsi="Calibri" w:cs="Calibri"/>
          <w:noProof/>
        </w:rPr>
        <w:t xml:space="preserve"> 53. doi:10.14088/j.cnki.issn0439-8114.2014.24.032.</w:t>
      </w:r>
    </w:p>
    <w:p w14:paraId="5249FC8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Meineke, E. K., Classen, A. T., Sanders, N. J., and Jonathan Davies, T. (2018). Herbarium specimens reveal increasing herbivory over the past century. </w:t>
      </w:r>
      <w:r w:rsidRPr="009824AF">
        <w:rPr>
          <w:rFonts w:ascii="Calibri" w:hAnsi="Calibri" w:cs="Calibri"/>
          <w:i/>
          <w:iCs/>
          <w:noProof/>
        </w:rPr>
        <w:t>J. Ecol.</w:t>
      </w:r>
      <w:r w:rsidRPr="009824AF">
        <w:rPr>
          <w:rFonts w:ascii="Calibri" w:hAnsi="Calibri" w:cs="Calibri"/>
          <w:noProof/>
        </w:rPr>
        <w:t>, 1–13. doi:10.1111/1365-2745.13057.</w:t>
      </w:r>
    </w:p>
    <w:p w14:paraId="7B6A9945"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NOAA (2020). NOAA National Centers for Environmental Information, State of the Climate: Global Climate Report for Annual 2019.</w:t>
      </w:r>
    </w:p>
    <w:p w14:paraId="4386DA1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Porter, J. H., Parry, M. L., and Carter, T. R. (1991). The potential effects of climatic change on agricultural insect pests. </w:t>
      </w:r>
      <w:r w:rsidRPr="009824AF">
        <w:rPr>
          <w:rFonts w:ascii="Calibri" w:hAnsi="Calibri" w:cs="Calibri"/>
          <w:i/>
          <w:iCs/>
          <w:noProof/>
        </w:rPr>
        <w:t>Agric. For. Meteorol.</w:t>
      </w:r>
      <w:r w:rsidRPr="009824AF">
        <w:rPr>
          <w:rFonts w:ascii="Calibri" w:hAnsi="Calibri" w:cs="Calibri"/>
          <w:noProof/>
        </w:rPr>
        <w:t xml:space="preserve"> 57, 221–240. doi:10.1016/0168-1923(91)90088-8.</w:t>
      </w:r>
    </w:p>
    <w:p w14:paraId="2768642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Reineke, A., and Hauck, M. (2012). Larval development of Empoasca vitis and Edwardsiana rosae (Homoptera: Cicadellidae) at different temperatures on grapevine leaves. </w:t>
      </w:r>
      <w:r w:rsidRPr="009824AF">
        <w:rPr>
          <w:rFonts w:ascii="Calibri" w:hAnsi="Calibri" w:cs="Calibri"/>
          <w:i/>
          <w:iCs/>
          <w:noProof/>
        </w:rPr>
        <w:t>J. Appl. Entomol.</w:t>
      </w:r>
      <w:r w:rsidRPr="009824AF">
        <w:rPr>
          <w:rFonts w:ascii="Calibri" w:hAnsi="Calibri" w:cs="Calibri"/>
          <w:noProof/>
        </w:rPr>
        <w:t xml:space="preserve"> 136, 656–664. Available at: https://onlinelibrary.wiley.com/doi/pdf/10.1111/j.1439-0418.2011.01699.x.</w:t>
      </w:r>
    </w:p>
    <w:p w14:paraId="6AD77C9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Saijo, R. (1980). Effect of shade treatment on biosynthesis of catechins in tea plants. </w:t>
      </w:r>
      <w:r w:rsidRPr="009824AF">
        <w:rPr>
          <w:rFonts w:ascii="Calibri" w:hAnsi="Calibri" w:cs="Calibri"/>
          <w:i/>
          <w:iCs/>
          <w:noProof/>
        </w:rPr>
        <w:t>Plant Cell Physiol.</w:t>
      </w:r>
      <w:r w:rsidRPr="009824AF">
        <w:rPr>
          <w:rFonts w:ascii="Calibri" w:hAnsi="Calibri" w:cs="Calibri"/>
          <w:noProof/>
        </w:rPr>
        <w:t xml:space="preserve"> 21, 989–998. doi:10.1093/oxfordjournals.pcp.a076087.</w:t>
      </w:r>
    </w:p>
    <w:p w14:paraId="67D49FAC"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Scott, E. R., Li, X., Kfoury, N., Morimoto, J., Han, W.-Y., Ahmed, S., et al. (2019). Interactive </w:t>
      </w:r>
      <w:r w:rsidRPr="009824AF">
        <w:rPr>
          <w:rFonts w:ascii="Calibri" w:hAnsi="Calibri" w:cs="Calibri"/>
          <w:noProof/>
        </w:rPr>
        <w:lastRenderedPageBreak/>
        <w:t>effects of drought severity and simulated herbivory on tea (</w:t>
      </w:r>
      <w:r w:rsidRPr="009824AF">
        <w:rPr>
          <w:rFonts w:ascii="Calibri" w:hAnsi="Calibri" w:cs="Calibri"/>
          <w:i/>
          <w:iCs/>
          <w:noProof/>
        </w:rPr>
        <w:t>Camellia sinensis</w:t>
      </w:r>
      <w:r w:rsidRPr="009824AF">
        <w:rPr>
          <w:rFonts w:ascii="Calibri" w:hAnsi="Calibri" w:cs="Calibri"/>
          <w:noProof/>
        </w:rPr>
        <w:t xml:space="preserve">) volatile and non-volatile metabolites. </w:t>
      </w:r>
      <w:r w:rsidRPr="009824AF">
        <w:rPr>
          <w:rFonts w:ascii="Calibri" w:hAnsi="Calibri" w:cs="Calibri"/>
          <w:i/>
          <w:iCs/>
          <w:noProof/>
        </w:rPr>
        <w:t>Environ. Exp. Bot.</w:t>
      </w:r>
      <w:r w:rsidRPr="009824AF">
        <w:rPr>
          <w:rFonts w:ascii="Calibri" w:hAnsi="Calibri" w:cs="Calibri"/>
          <w:noProof/>
        </w:rPr>
        <w:t xml:space="preserve"> 157, 283–292. doi:10.1016/j.envexpbot.2018.10.025.</w:t>
      </w:r>
    </w:p>
    <w:p w14:paraId="62FE877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Shi, L.-Q., Zeng, Z.-H., Huang, H.-S., Zhou, Y.-M., Vasseur, L., and You, M.-S. (2015). Identification of Empoasca onukii (Hemiptera: Cicadellidae) and Monitoring of its Populations in the Tea Plantations of South China. </w:t>
      </w:r>
      <w:r w:rsidRPr="009824AF">
        <w:rPr>
          <w:rFonts w:ascii="Calibri" w:hAnsi="Calibri" w:cs="Calibri"/>
          <w:i/>
          <w:iCs/>
          <w:noProof/>
        </w:rPr>
        <w:t>J. Econ. Entomol.</w:t>
      </w:r>
      <w:r w:rsidRPr="009824AF">
        <w:rPr>
          <w:rFonts w:ascii="Calibri" w:hAnsi="Calibri" w:cs="Calibri"/>
          <w:noProof/>
        </w:rPr>
        <w:t xml:space="preserve"> 108, 1025–1033. doi:10.1093/jee/tov054.</w:t>
      </w:r>
    </w:p>
    <w:p w14:paraId="599EBA7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Teller, B. J., Adler, P. B., Edwards, C. B., Hooker, G., and Ellner, S. P. (2016). Linking demography with drivers: Climate and competition. </w:t>
      </w:r>
      <w:r w:rsidRPr="009824AF">
        <w:rPr>
          <w:rFonts w:ascii="Calibri" w:hAnsi="Calibri" w:cs="Calibri"/>
          <w:i/>
          <w:iCs/>
          <w:noProof/>
        </w:rPr>
        <w:t>Methods Ecol. Evol.</w:t>
      </w:r>
      <w:r w:rsidRPr="009824AF">
        <w:rPr>
          <w:rFonts w:ascii="Calibri" w:hAnsi="Calibri" w:cs="Calibri"/>
          <w:noProof/>
        </w:rPr>
        <w:t xml:space="preserve"> 7, 171–183. doi:10.1111/2041-210X.12486.</w:t>
      </w:r>
    </w:p>
    <w:p w14:paraId="39652F58"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Tobin, P. C., Nagarkatti, S., Loeb, G., and Saunders, M. C. (2008). Historical and projected interactions between climate change and insect voltinism in a multivoltine species. </w:t>
      </w:r>
      <w:r w:rsidRPr="009824AF">
        <w:rPr>
          <w:rFonts w:ascii="Calibri" w:hAnsi="Calibri" w:cs="Calibri"/>
          <w:i/>
          <w:iCs/>
          <w:noProof/>
        </w:rPr>
        <w:t>Glob. Chang. Biol.</w:t>
      </w:r>
      <w:r w:rsidRPr="009824AF">
        <w:rPr>
          <w:rFonts w:ascii="Calibri" w:hAnsi="Calibri" w:cs="Calibri"/>
          <w:noProof/>
        </w:rPr>
        <w:t xml:space="preserve"> 14, 951–957. doi:10.1111/j.1365-2486.2008.01561.x.</w:t>
      </w:r>
    </w:p>
    <w:p w14:paraId="79D605F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Wood, S. N. (2017). </w:t>
      </w:r>
      <w:r w:rsidRPr="009824AF">
        <w:rPr>
          <w:rFonts w:ascii="Calibri" w:hAnsi="Calibri" w:cs="Calibri"/>
          <w:i/>
          <w:iCs/>
          <w:noProof/>
        </w:rPr>
        <w:t>Generalized Additive Models: An Introduction with R</w:t>
      </w:r>
      <w:r w:rsidRPr="009824AF">
        <w:rPr>
          <w:rFonts w:ascii="Calibri" w:hAnsi="Calibri" w:cs="Calibri"/>
          <w:noProof/>
        </w:rPr>
        <w:t>. Chapman and Hall/CRC.</w:t>
      </w:r>
    </w:p>
    <w:p w14:paraId="22AF4A5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Xin, Z.-J., Li, X.-W., Bian, L., and Sun, X.-L. (2017). Tea green leafhopper, Empoasca vitis, chooses suitable host plants by detecting the emission level of (3Z)-hexenyl acetate. </w:t>
      </w:r>
      <w:r w:rsidRPr="009824AF">
        <w:rPr>
          <w:rFonts w:ascii="Calibri" w:hAnsi="Calibri" w:cs="Calibri"/>
          <w:i/>
          <w:iCs/>
          <w:noProof/>
        </w:rPr>
        <w:t>Bull. Entomol. Res.</w:t>
      </w:r>
      <w:r w:rsidRPr="009824AF">
        <w:rPr>
          <w:rFonts w:ascii="Calibri" w:hAnsi="Calibri" w:cs="Calibri"/>
          <w:noProof/>
        </w:rPr>
        <w:t xml:space="preserve"> 107, 77–84. doi:10.1017/S000748531600064X.</w:t>
      </w:r>
    </w:p>
    <w:p w14:paraId="39C2D5D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Zeng, L., Watanabe, N., and Yang, Z. (2019). Understanding the biosyntheses and stress response mechanisms of aroma compounds in tea (Camellia sinensis ) to safely and effectively improve tea aroma. </w:t>
      </w:r>
      <w:r w:rsidRPr="009824AF">
        <w:rPr>
          <w:rFonts w:ascii="Calibri" w:hAnsi="Calibri" w:cs="Calibri"/>
          <w:i/>
          <w:iCs/>
          <w:noProof/>
        </w:rPr>
        <w:t>Crit. Rev. Food Sci. Nutr.</w:t>
      </w:r>
      <w:r w:rsidRPr="009824AF">
        <w:rPr>
          <w:rFonts w:ascii="Calibri" w:hAnsi="Calibri" w:cs="Calibri"/>
          <w:noProof/>
        </w:rPr>
        <w:t xml:space="preserve"> 59, 2321–2334. doi:10.1080/10408398.2018.1506907.</w:t>
      </w:r>
    </w:p>
    <w:p w14:paraId="5184053D" w14:textId="581D5377" w:rsidR="006D7D16" w:rsidRDefault="006D7D16" w:rsidP="009824AF">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llin Edwards" w:date="2020-03-04T11:46:00Z" w:initials="CE">
    <w:p w14:paraId="74D9C16F" w14:textId="555A5A47" w:rsidR="008B0692" w:rsidRDefault="008B0692">
      <w:pPr>
        <w:pStyle w:val="CommentText"/>
      </w:pPr>
      <w:r>
        <w:rPr>
          <w:rStyle w:val="CommentReference"/>
        </w:rPr>
        <w:annotationRef/>
      </w:r>
      <w:r>
        <w:t>True, but doesn’t seem to be adding to your story?</w:t>
      </w:r>
    </w:p>
  </w:comment>
  <w:comment w:id="3" w:author="Scott, Eric R." w:date="2020-02-29T13:55:00Z" w:initials="SER">
    <w:p w14:paraId="74714DEA" w14:textId="77777777" w:rsidR="00C772A4" w:rsidRDefault="00C772A4" w:rsidP="00C772A4">
      <w:pPr>
        <w:pStyle w:val="CommentText"/>
      </w:pPr>
      <w:r>
        <w:rPr>
          <w:rStyle w:val="CommentReference"/>
        </w:rPr>
        <w:annotationRef/>
      </w:r>
      <w:r>
        <w:t>This isn’t the right citation.  Is the study I’m thinking of still in review?</w:t>
      </w:r>
    </w:p>
  </w:comment>
  <w:comment w:id="4" w:author="Collin Edwards" w:date="2020-03-04T11:49:00Z" w:initials="CE">
    <w:p w14:paraId="44F711C7" w14:textId="055571D5" w:rsidR="008B0692" w:rsidRDefault="008B0692">
      <w:pPr>
        <w:pStyle w:val="CommentText"/>
      </w:pPr>
      <w:r>
        <w:rPr>
          <w:rStyle w:val="CommentReference"/>
        </w:rPr>
        <w:annotationRef/>
      </w:r>
      <w:r>
        <w:t xml:space="preserve">This sentence seems redundant with past one talking about variation within season. </w:t>
      </w:r>
    </w:p>
  </w:comment>
  <w:comment w:id="5" w:author="Collin Edwards" w:date="2020-03-04T11:48:00Z" w:initials="CE">
    <w:p w14:paraId="4D17D07E" w14:textId="20F6821A" w:rsidR="008B0692" w:rsidRDefault="008B0692">
      <w:pPr>
        <w:pStyle w:val="CommentText"/>
      </w:pPr>
      <w:r>
        <w:rPr>
          <w:rStyle w:val="CommentReference"/>
        </w:rPr>
        <w:annotationRef/>
      </w:r>
      <w:r>
        <w:t>Consider adding common name?</w:t>
      </w:r>
    </w:p>
  </w:comment>
  <w:comment w:id="6" w:author="Collin Edwards" w:date="2020-03-04T11:50:00Z" w:initials="CE">
    <w:p w14:paraId="515A3B0D" w14:textId="6C52A205" w:rsidR="008B0692" w:rsidRDefault="008B0692">
      <w:pPr>
        <w:pStyle w:val="CommentText"/>
      </w:pPr>
      <w:r>
        <w:rPr>
          <w:rStyle w:val="CommentReference"/>
        </w:rPr>
        <w:annotationRef/>
      </w:r>
      <w:r>
        <w:t>New term for me – consider defining?</w:t>
      </w:r>
    </w:p>
  </w:comment>
  <w:comment w:id="8" w:author="Scott, Eric R." w:date="2020-02-29T12:53:00Z" w:initials="SER">
    <w:p w14:paraId="17782703" w14:textId="7E55F4D8" w:rsidR="00C23A60" w:rsidRDefault="00C23A60">
      <w:pPr>
        <w:pStyle w:val="CommentText"/>
      </w:pPr>
      <w:r>
        <w:rPr>
          <w:rStyle w:val="CommentReference"/>
        </w:rPr>
        <w:annotationRef/>
      </w:r>
      <w:r>
        <w:t>Find a newer paper</w:t>
      </w:r>
    </w:p>
  </w:comment>
  <w:comment w:id="10" w:author="Collin Edwards" w:date="2020-03-04T11:56:00Z" w:initials="CE">
    <w:p w14:paraId="1CD3AB0E" w14:textId="427CFE80" w:rsidR="00BD6EC0" w:rsidRDefault="00BD6EC0">
      <w:pPr>
        <w:pStyle w:val="CommentText"/>
      </w:pPr>
      <w:r>
        <w:rPr>
          <w:rStyle w:val="CommentReference"/>
        </w:rPr>
        <w:annotationRef/>
      </w:r>
      <w:r>
        <w:t>Key point in this example is if insect growth doesn’t change as much, yes?</w:t>
      </w:r>
    </w:p>
  </w:comment>
  <w:comment w:id="13" w:author="Scott, Eric R." w:date="2020-03-01T17:13:00Z" w:initials="SER">
    <w:p w14:paraId="776F8970" w14:textId="7F6547C7" w:rsidR="001408E7" w:rsidRDefault="001408E7">
      <w:pPr>
        <w:pStyle w:val="CommentText"/>
      </w:pPr>
      <w:r>
        <w:rPr>
          <w:rStyle w:val="CommentReference"/>
        </w:rPr>
        <w:annotationRef/>
      </w:r>
      <w:r>
        <w:t>Citation needed</w:t>
      </w:r>
    </w:p>
  </w:comment>
  <w:comment w:id="14" w:author="Collin Edwards" w:date="2020-03-04T11:59:00Z" w:initials="CE">
    <w:p w14:paraId="0D3E68EE" w14:textId="706BBAB8" w:rsidR="00BD6EC0" w:rsidRDefault="00BD6EC0">
      <w:pPr>
        <w:pStyle w:val="CommentText"/>
      </w:pPr>
      <w:r>
        <w:rPr>
          <w:rStyle w:val="CommentReference"/>
        </w:rPr>
        <w:annotationRef/>
      </w:r>
      <w:r>
        <w:t>I kind of want 1-2 sentences to clearly lay out the problem/question, e.g.: “As the climate becomes more variable, we anticipate changes in leafhopper and plant growth and dynamics, but it is unclear how variability in temperature or precipitation will impact each species, and whether this will have a net positive or negative effect on tea production.</w:t>
      </w:r>
    </w:p>
  </w:comment>
  <w:comment w:id="15" w:author="Collin Edwards" w:date="2020-03-04T12:02:00Z" w:initials="CE">
    <w:p w14:paraId="18193712" w14:textId="1B4F33C7" w:rsidR="00BD6EC0" w:rsidRDefault="00BD6EC0">
      <w:pPr>
        <w:pStyle w:val="CommentText"/>
      </w:pPr>
      <w:r>
        <w:rPr>
          <w:rStyle w:val="CommentReference"/>
        </w:rPr>
        <w:annotationRef/>
      </w:r>
      <w:r>
        <w:t>Tell us what this is before this.</w:t>
      </w:r>
    </w:p>
  </w:comment>
  <w:comment w:id="19" w:author="Scott, Eric R." w:date="2020-02-29T16:17:00Z" w:initials="SER">
    <w:p w14:paraId="32A4E7AF" w14:textId="67B6C0AF" w:rsidR="00591741" w:rsidRDefault="00591741">
      <w:pPr>
        <w:pStyle w:val="CommentText"/>
      </w:pPr>
      <w:r>
        <w:rPr>
          <w:rStyle w:val="CommentReference"/>
        </w:rPr>
        <w:annotationRef/>
      </w:r>
      <w:r>
        <w:t>Necessary?</w:t>
      </w:r>
    </w:p>
  </w:comment>
  <w:comment w:id="20" w:author="Collin Edwards" w:date="2020-03-04T12:03:00Z" w:initials="CE">
    <w:p w14:paraId="276D6828" w14:textId="587D36C0" w:rsidR="00BD6EC0" w:rsidRDefault="00BD6EC0">
      <w:pPr>
        <w:pStyle w:val="CommentText"/>
      </w:pPr>
      <w:r>
        <w:rPr>
          <w:rStyle w:val="CommentReference"/>
        </w:rPr>
        <w:annotationRef/>
      </w:r>
      <w:r>
        <w:t>Feels like overkill (in terms of writing – big fan of the approach)</w:t>
      </w:r>
    </w:p>
  </w:comment>
  <w:comment w:id="26" w:author="Collin Edwards" w:date="2020-03-04T12:05:00Z" w:initials="CE">
    <w:p w14:paraId="716EFE70" w14:textId="19D166D8" w:rsidR="00BD6EC0" w:rsidRDefault="00BD6EC0">
      <w:pPr>
        <w:pStyle w:val="CommentText"/>
      </w:pPr>
      <w:r>
        <w:rPr>
          <w:rStyle w:val="CommentReference"/>
        </w:rPr>
        <w:annotationRef/>
      </w:r>
      <w:r>
        <w:t>Wording of sentence awkward</w:t>
      </w:r>
    </w:p>
  </w:comment>
  <w:comment w:id="27" w:author="Collin Edwards" w:date="2020-03-04T12:06:00Z" w:initials="CE">
    <w:p w14:paraId="11633095" w14:textId="32C04546" w:rsidR="00BD6EC0" w:rsidRDefault="00BD6EC0">
      <w:pPr>
        <w:pStyle w:val="CommentText"/>
      </w:pPr>
      <w:r>
        <w:rPr>
          <w:rStyle w:val="CommentReference"/>
        </w:rPr>
        <w:annotationRef/>
      </w:r>
      <w:r>
        <w:t>At a consistent time?</w:t>
      </w:r>
    </w:p>
  </w:comment>
  <w:comment w:id="28" w:author="Scott, Eric R." w:date="2020-02-29T16:27:00Z" w:initials="SER">
    <w:p w14:paraId="1CC2E63F" w14:textId="4760C43B" w:rsidR="00591741" w:rsidRDefault="00591741">
      <w:pPr>
        <w:pStyle w:val="CommentText"/>
      </w:pPr>
      <w:r>
        <w:rPr>
          <w:rStyle w:val="CommentReference"/>
        </w:rPr>
        <w:annotationRef/>
      </w:r>
      <w:r>
        <w:t>Check model</w:t>
      </w:r>
    </w:p>
  </w:comment>
  <w:comment w:id="29" w:author="Scott, Eric R." w:date="2020-02-29T16:27:00Z" w:initials="SER">
    <w:p w14:paraId="5E19C919" w14:textId="77777777" w:rsidR="00591741" w:rsidRDefault="00591741">
      <w:pPr>
        <w:pStyle w:val="CommentText"/>
      </w:pPr>
      <w:r>
        <w:rPr>
          <w:rStyle w:val="CommentReference"/>
        </w:rPr>
        <w:annotationRef/>
      </w:r>
      <w:r>
        <w:t xml:space="preserve">I’m actually not using the rain </w:t>
      </w:r>
      <w:r w:rsidR="002F62B0">
        <w:t>gauge</w:t>
      </w:r>
      <w:r>
        <w:t xml:space="preserve"> data at all in my analyses, so do I even need to mention it? I only used it to check that the weather station data is reasonable.</w:t>
      </w:r>
    </w:p>
    <w:p w14:paraId="4A540DEE" w14:textId="77777777" w:rsidR="002F62B0" w:rsidRDefault="002F62B0">
      <w:pPr>
        <w:pStyle w:val="CommentText"/>
      </w:pPr>
    </w:p>
    <w:p w14:paraId="3E5BCB8A" w14:textId="2FDF9341" w:rsidR="002F62B0" w:rsidRDefault="002F62B0">
      <w:pPr>
        <w:pStyle w:val="CommentText"/>
      </w:pPr>
      <w:r>
        <w:t xml:space="preserve">I also just found interpolated precipitation data from </w:t>
      </w:r>
      <w:proofErr w:type="spellStart"/>
      <w:r>
        <w:t>Corene</w:t>
      </w:r>
      <w:proofErr w:type="spellEnd"/>
      <w:r>
        <w:t xml:space="preserve"> that I haven’t looked at yet.</w:t>
      </w:r>
      <w:r w:rsidR="009824AF">
        <w:t xml:space="preserve">  It might match the rain gauge better.</w:t>
      </w:r>
    </w:p>
  </w:comment>
  <w:comment w:id="30" w:author="Collin Edwards" w:date="2020-03-04T12:07:00Z" w:initials="CE">
    <w:p w14:paraId="56964BC3" w14:textId="599964A6" w:rsidR="00FD09D5" w:rsidRDefault="00FD09D5">
      <w:pPr>
        <w:pStyle w:val="CommentText"/>
      </w:pPr>
      <w:r>
        <w:rPr>
          <w:rStyle w:val="CommentReference"/>
        </w:rPr>
        <w:annotationRef/>
      </w:r>
      <w:r>
        <w:t>That’s not a great correlation</w:t>
      </w:r>
    </w:p>
  </w:comment>
  <w:comment w:id="31" w:author="Collin Edwards" w:date="2020-03-04T12:09:00Z" w:initials="CE">
    <w:p w14:paraId="6CB72B97" w14:textId="55C5E84F" w:rsidR="00FD09D5" w:rsidRDefault="00FD09D5">
      <w:pPr>
        <w:pStyle w:val="CommentText"/>
      </w:pPr>
      <w:r>
        <w:rPr>
          <w:rStyle w:val="CommentReference"/>
        </w:rPr>
        <w:annotationRef/>
      </w:r>
      <w:r>
        <w:t>It is unclear as written how this is addressed with your methods (except to those who understand the methods). I would be tempted to cut down on the technical explanation (maybe, although I guess you’re not length limited) and add 1-2 sentences to explain intuitively why the DLNM avoids overfitting.</w:t>
      </w:r>
    </w:p>
    <w:p w14:paraId="246E128A" w14:textId="77777777" w:rsidR="00FD09D5" w:rsidRDefault="00FD09D5">
      <w:pPr>
        <w:pStyle w:val="CommentText"/>
      </w:pPr>
    </w:p>
    <w:p w14:paraId="2DCA0AEE" w14:textId="0152E353" w:rsidR="00FD09D5" w:rsidRDefault="00FD09D5">
      <w:pPr>
        <w:pStyle w:val="CommentText"/>
      </w:pPr>
      <w:r>
        <w:t>I think too that you should give a brief general explanation for why flexible non-linear fits are important.</w:t>
      </w:r>
    </w:p>
  </w:comment>
  <w:comment w:id="32" w:author="Collin Edwards" w:date="2020-03-04T12:14:00Z" w:initials="CE">
    <w:p w14:paraId="2A77A3A4" w14:textId="6FA26743" w:rsidR="00FD09D5" w:rsidRDefault="00FD09D5">
      <w:pPr>
        <w:pStyle w:val="CommentText"/>
      </w:pPr>
      <w:r>
        <w:rPr>
          <w:rStyle w:val="CommentReference"/>
        </w:rPr>
        <w:annotationRef/>
      </w:r>
      <w:r>
        <w:t xml:space="preserve">Explain why you’re using an offset, and maybe also why the </w:t>
      </w:r>
      <w:proofErr w:type="gramStart"/>
      <w:r>
        <w:t>ln(</w:t>
      </w:r>
      <w:proofErr w:type="gramEnd"/>
      <w:r>
        <w:t>)</w:t>
      </w:r>
    </w:p>
  </w:comment>
  <w:comment w:id="33" w:author="Scott, Eric R." w:date="2020-02-29T16:36:00Z" w:initials="SER">
    <w:p w14:paraId="39E83C9A" w14:textId="3A928280" w:rsidR="00BE5B6B" w:rsidRDefault="00BE5B6B">
      <w:pPr>
        <w:pStyle w:val="CommentText"/>
      </w:pPr>
      <w:r>
        <w:rPr>
          <w:rStyle w:val="CommentReference"/>
        </w:rPr>
        <w:annotationRef/>
      </w:r>
      <w:r>
        <w:t>I might consider changing this to be a lagged effect of harvest rather than a (non-)linear relationship with number of days post-harvest.  I think that would more accurately represent the effect I’m trying to model.</w:t>
      </w:r>
    </w:p>
  </w:comment>
  <w:comment w:id="34" w:author="Collin Edwards" w:date="2020-03-04T12:14:00Z" w:initials="CE">
    <w:p w14:paraId="63E78B0B" w14:textId="320FFD5D" w:rsidR="00FD09D5" w:rsidRDefault="00FD09D5">
      <w:pPr>
        <w:pStyle w:val="CommentText"/>
      </w:pPr>
      <w:r>
        <w:rPr>
          <w:rStyle w:val="CommentReference"/>
        </w:rPr>
        <w:annotationRef/>
      </w:r>
      <w:r>
        <w:t>Fitting a random effect with 3 factors is a bit sketchy.</w:t>
      </w:r>
    </w:p>
  </w:comment>
  <w:comment w:id="35" w:author="Collin Edwards" w:date="2020-03-04T12:15:00Z" w:initials="CE">
    <w:p w14:paraId="44606E20" w14:textId="29833B38" w:rsidR="00FD09D5" w:rsidRDefault="00FD09D5">
      <w:pPr>
        <w:pStyle w:val="CommentText"/>
      </w:pPr>
      <w:r>
        <w:rPr>
          <w:rStyle w:val="CommentReference"/>
        </w:rPr>
        <w:annotationRef/>
      </w:r>
      <w:r>
        <w:t>I might rephrase this as more a more aggressive thing – penalization favors more linear shapes, such that unless the data [strongly] supports nonlinearity, the resulting shape will be linear.</w:t>
      </w:r>
    </w:p>
  </w:comment>
  <w:comment w:id="36" w:author="Collin Edwards" w:date="2020-03-04T12:16:00Z" w:initials="CE">
    <w:p w14:paraId="2A839967" w14:textId="260F7B60" w:rsidR="00FD09D5" w:rsidRDefault="00FD09D5">
      <w:pPr>
        <w:pStyle w:val="CommentText"/>
      </w:pPr>
      <w:r>
        <w:rPr>
          <w:rStyle w:val="CommentReference"/>
        </w:rPr>
        <w:annotationRef/>
      </w:r>
      <w:r>
        <w:t>I think this paragraph, or something along these lines, would be good before the models. Tell us why you’re choosing to use this more elaborate approach, and the basics of it, and then jump into models.</w:t>
      </w:r>
    </w:p>
  </w:comment>
  <w:comment w:id="37" w:author="Collin Edwards" w:date="2020-03-04T12:20:00Z" w:initials="CE">
    <w:p w14:paraId="71E5C81D" w14:textId="6418A1C0" w:rsidR="002A38B0" w:rsidRDefault="002A38B0">
      <w:pPr>
        <w:pStyle w:val="CommentText"/>
      </w:pPr>
      <w:r>
        <w:rPr>
          <w:rStyle w:val="CommentReference"/>
        </w:rPr>
        <w:annotationRef/>
      </w:r>
      <w:r>
        <w:t>This information is actually hard to pick up from Fig 1C</w:t>
      </w:r>
    </w:p>
  </w:comment>
  <w:comment w:id="38" w:author="Scott, Eric R." w:date="2020-02-29T16:34:00Z" w:initials="SER">
    <w:p w14:paraId="17C6C9B9" w14:textId="07DBC8A7" w:rsidR="00BE5B6B" w:rsidRDefault="00BE5B6B">
      <w:pPr>
        <w:pStyle w:val="CommentText"/>
      </w:pPr>
      <w:r>
        <w:rPr>
          <w:rStyle w:val="CommentReference"/>
        </w:rPr>
        <w:annotationRef/>
      </w:r>
      <w:r>
        <w:t>Elizabeth: Am I saying this correctly? This is from a partial effects plot, so it’s the lowest growth rate holding all other factors average.</w:t>
      </w:r>
    </w:p>
  </w:comment>
  <w:comment w:id="39" w:author="Collin Edwards" w:date="2020-03-04T12:20:00Z" w:initials="CE">
    <w:p w14:paraId="20021D91" w14:textId="28F6EFAC" w:rsidR="002A38B0" w:rsidRDefault="002A38B0">
      <w:pPr>
        <w:pStyle w:val="CommentText"/>
      </w:pPr>
      <w:r>
        <w:rPr>
          <w:rStyle w:val="CommentReference"/>
        </w:rPr>
        <w:annotationRef/>
      </w:r>
      <w:r>
        <w:rPr>
          <w:rStyle w:val="CommentReference"/>
        </w:rPr>
        <w:t>Holding all other predictors to their averages?</w:t>
      </w:r>
    </w:p>
  </w:comment>
  <w:comment w:id="40" w:author="Collin Edwards" w:date="2020-03-04T12:22:00Z" w:initials="CE">
    <w:p w14:paraId="24554FBC" w14:textId="3311BEE6" w:rsidR="002A38B0" w:rsidRDefault="002A38B0">
      <w:pPr>
        <w:pStyle w:val="CommentText"/>
      </w:pPr>
      <w:r>
        <w:rPr>
          <w:rStyle w:val="CommentReference"/>
        </w:rPr>
        <w:annotationRef/>
      </w:r>
      <w:r>
        <w:t>You might have mentioned this earlier, but to be clear, you’re making predictions only for the observed range?</w:t>
      </w:r>
    </w:p>
  </w:comment>
  <w:comment w:id="42" w:author="Collin Edwards" w:date="2020-03-04T12:41:00Z" w:initials="CE">
    <w:p w14:paraId="7F7A13DB" w14:textId="3107ADB7" w:rsidR="007D6618" w:rsidRDefault="007D6618">
      <w:pPr>
        <w:pStyle w:val="CommentText"/>
      </w:pPr>
      <w:r>
        <w:rPr>
          <w:rStyle w:val="CommentReference"/>
        </w:rPr>
        <w:annotationRef/>
      </w:r>
      <w:r>
        <w:t>It might be worth somewhere early on explaining how you calculated this. You’re looking at holding everything at constant, and perturbing the covariate by an amount at a lag, right? Or is this obtained directly from the 2d gam?</w:t>
      </w:r>
    </w:p>
  </w:comment>
  <w:comment w:id="43" w:author="Scott, Eric R." w:date="2020-03-01T17:19:00Z" w:initials="SER">
    <w:p w14:paraId="2F20E68D" w14:textId="491324F5" w:rsidR="009824AF" w:rsidRDefault="009824AF">
      <w:pPr>
        <w:pStyle w:val="CommentText"/>
      </w:pPr>
      <w:r>
        <w:rPr>
          <w:rStyle w:val="CommentReference"/>
        </w:rPr>
        <w:annotationRef/>
      </w:r>
      <w:r>
        <w:t xml:space="preserve">I should probably make the color scale consistent between the </w:t>
      </w:r>
      <w:proofErr w:type="spellStart"/>
      <w:r>
        <w:t>precip</w:t>
      </w:r>
      <w:proofErr w:type="spellEnd"/>
      <w:r>
        <w:t xml:space="preserve"> and temperature plots</w:t>
      </w:r>
    </w:p>
  </w:comment>
  <w:comment w:id="44" w:author="Collin Edwards" w:date="2020-03-04T12:43:00Z" w:initials="CE">
    <w:p w14:paraId="0EA00ACB" w14:textId="2C77FB57" w:rsidR="007D6618" w:rsidRDefault="007D6618">
      <w:pPr>
        <w:pStyle w:val="CommentText"/>
      </w:pPr>
      <w:r>
        <w:rPr>
          <w:rStyle w:val="CommentReference"/>
        </w:rPr>
        <w:annotationRef/>
      </w:r>
      <w:r>
        <w:t>This isn’t lower. Typo for number?</w:t>
      </w:r>
    </w:p>
  </w:comment>
  <w:comment w:id="45" w:author="Collin Edwards" w:date="2020-03-04T12:44:00Z" w:initials="CE">
    <w:p w14:paraId="11F215F8" w14:textId="3558EEB2" w:rsidR="007D6618" w:rsidRDefault="007D6618">
      <w:pPr>
        <w:pStyle w:val="CommentText"/>
      </w:pPr>
      <w:r>
        <w:rPr>
          <w:rStyle w:val="CommentReference"/>
        </w:rPr>
        <w:annotationRef/>
      </w:r>
      <w:r>
        <w:t>This isn’t the day of measurement, though, right?</w:t>
      </w:r>
    </w:p>
  </w:comment>
  <w:comment w:id="46" w:author="Collin Edwards" w:date="2020-03-04T12:45:00Z" w:initials="CE">
    <w:p w14:paraId="2FCA020D" w14:textId="3C23B1A1" w:rsidR="007D6618" w:rsidRDefault="007D6618">
      <w:pPr>
        <w:pStyle w:val="CommentText"/>
      </w:pPr>
      <w:r>
        <w:rPr>
          <w:rStyle w:val="CommentReference"/>
        </w:rPr>
        <w:annotationRef/>
      </w:r>
      <w:r>
        <w:t>I’m wondering if you want to make the Y axis discretized to represent your daily discretization? This would make it easier for readers to say “ah, the optimal precipitation 4 days ago is X”.</w:t>
      </w:r>
    </w:p>
  </w:comment>
  <w:comment w:id="47" w:author="Scott, Eric R." w:date="2020-02-25T13:06:00Z" w:initials="SER">
    <w:p w14:paraId="63423EA7" w14:textId="77777777" w:rsidR="00C23A60" w:rsidRDefault="00C23A60" w:rsidP="0029160F">
      <w:pPr>
        <w:pStyle w:val="CommentText"/>
      </w:pPr>
      <w:r>
        <w:rPr>
          <w:rStyle w:val="CommentReference"/>
        </w:rPr>
        <w:annotationRef/>
      </w:r>
      <w:r>
        <w:t>Should I show plots for non-significant co-variates?  They’re just flat lines with very wide confidence intervals.</w:t>
      </w:r>
    </w:p>
  </w:comment>
  <w:comment w:id="48" w:author="Collin Edwards" w:date="2020-03-04T12:47:00Z" w:initials="CE">
    <w:p w14:paraId="63CEBB4C" w14:textId="21DF4998" w:rsidR="007D6618" w:rsidRDefault="007D6618">
      <w:pPr>
        <w:pStyle w:val="CommentText"/>
      </w:pPr>
      <w:r>
        <w:rPr>
          <w:rStyle w:val="CommentReference"/>
        </w:rPr>
        <w:annotationRef/>
      </w:r>
      <w:r>
        <w:t>We might expect that leaf hopper performance would depend in part on the plant size/growth. It didn’t look like you included that in the model, but your results suggest the opposite. And in fact perhaps their performance is related to suppressed plant capabilities?</w:t>
      </w:r>
    </w:p>
  </w:comment>
  <w:comment w:id="49" w:author="Collin Edwards" w:date="2020-03-04T12:46:00Z" w:initials="CE">
    <w:p w14:paraId="4062484D" w14:textId="0E120176" w:rsidR="007D6618" w:rsidRDefault="007D6618">
      <w:pPr>
        <w:pStyle w:val="CommentText"/>
      </w:pPr>
      <w:r>
        <w:rPr>
          <w:rStyle w:val="CommentReference"/>
        </w:rPr>
        <w:annotationRef/>
      </w:r>
      <w:r>
        <w:t>Except for precipitation?</w:t>
      </w:r>
    </w:p>
  </w:comment>
  <w:comment w:id="50" w:author="Scott, Eric R." w:date="2020-02-28T10:24:00Z" w:initials="SER">
    <w:p w14:paraId="5D5EB1C0" w14:textId="7E7DB88C" w:rsidR="00C23A60" w:rsidRDefault="00C23A60" w:rsidP="00BB4DCC">
      <w:pPr>
        <w:pStyle w:val="CommentText"/>
      </w:pPr>
      <w:r>
        <w:rPr>
          <w:rStyle w:val="CommentReference"/>
        </w:rPr>
        <w:annotationRef/>
      </w:r>
      <w:r>
        <w:t>I do have data for daily min, max, and mean temperature.  Actually, from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51" w:author="Collin Edwards" w:date="2020-03-04T12:49:00Z" w:initials="CE">
    <w:p w14:paraId="15D3D083" w14:textId="17E93E80" w:rsidR="00732103" w:rsidRDefault="00732103">
      <w:pPr>
        <w:pStyle w:val="CommentText"/>
      </w:pPr>
      <w:r>
        <w:rPr>
          <w:rStyle w:val="CommentReference"/>
        </w:rPr>
        <w:annotationRef/>
      </w:r>
      <w:r>
        <w:t>I think at least sometimes night temperatures are ignored? Do you see better model fit when averaging only the daytime temps?</w:t>
      </w:r>
    </w:p>
  </w:comment>
  <w:comment w:id="52" w:author="Collin Edwards" w:date="2020-03-04T12:52:00Z" w:initials="CE">
    <w:p w14:paraId="12709340" w14:textId="06477150" w:rsidR="00732103" w:rsidRDefault="00732103">
      <w:pPr>
        <w:pStyle w:val="CommentText"/>
      </w:pPr>
      <w:r>
        <w:rPr>
          <w:rStyle w:val="CommentReference"/>
        </w:rPr>
        <w:annotationRef/>
      </w:r>
      <w:r>
        <w:t>Might be nice to remind of how this lines up with your temperatures</w:t>
      </w:r>
    </w:p>
  </w:comment>
  <w:comment w:id="53" w:author="Scott, Eric R." w:date="2020-03-01T16:04:00Z" w:initials="SER">
    <w:p w14:paraId="708931E4" w14:textId="75D85835" w:rsidR="000410AF" w:rsidRPr="009824AF" w:rsidRDefault="000410AF" w:rsidP="000410AF">
      <w:pPr>
        <w:pStyle w:val="CommentText"/>
      </w:pPr>
      <w:r>
        <w:rPr>
          <w:rStyle w:val="CommentReference"/>
        </w:rPr>
        <w:annotationRef/>
      </w:r>
      <w:r w:rsidR="009824AF">
        <w:t xml:space="preserve">Is it better to cite this as “Chapter ___” or as “Scott et al. </w:t>
      </w:r>
      <w:r w:rsidR="009824AF">
        <w:rPr>
          <w:i/>
          <w:iCs/>
        </w:rPr>
        <w:t>in review</w:t>
      </w:r>
      <w:r w:rsidR="009824AF">
        <w:t>”?</w:t>
      </w:r>
    </w:p>
  </w:comment>
  <w:comment w:id="54" w:author="Scott, Eric R." w:date="2020-02-25T13:33:00Z" w:initials="SER">
    <w:p w14:paraId="5B6F95A1" w14:textId="7446A9BD" w:rsidR="00C23A60" w:rsidRDefault="00C23A60">
      <w:pPr>
        <w:pStyle w:val="CommentText"/>
      </w:pPr>
      <w:r>
        <w:rPr>
          <w:rStyle w:val="CommentReference"/>
        </w:rPr>
        <w:annotationRef/>
      </w:r>
      <w:r>
        <w:t xml:space="preserve">Wait, this makes me think we should model this as a lagged </w:t>
      </w:r>
      <w:r w:rsidR="009824AF">
        <w:t>effect</w:t>
      </w:r>
      <w:r>
        <w:t xml:space="preserve"> as well.  Can I have a lagged factor variable?  Instead of days </w:t>
      </w:r>
      <w:proofErr w:type="spellStart"/>
      <w:r>
        <w:t>post harvest</w:t>
      </w:r>
      <w:proofErr w:type="spellEnd"/>
      <w:r>
        <w:t xml:space="preserve"> it would just be s(H, L) where H would be a matrix that just had 1’s and 0’s at different lag points indicating how long ago the harvest was (1 = harvested on that day).  Something to try if you think it sounds like a good idea and if it would show something different than this co-variate.</w:t>
      </w:r>
    </w:p>
  </w:comment>
  <w:comment w:id="55" w:author="Collin Edwards" w:date="2020-03-04T12:57:00Z" w:initials="CE">
    <w:p w14:paraId="7DD2C6FA" w14:textId="3F24EC22" w:rsidR="00732103" w:rsidRDefault="00732103">
      <w:pPr>
        <w:pStyle w:val="CommentText"/>
      </w:pPr>
      <w:r>
        <w:rPr>
          <w:rStyle w:val="CommentReference"/>
        </w:rPr>
        <w:annotationRef/>
      </w:r>
      <w:r>
        <w:t>I know that this is relevant, but this chunk on “consequences unclear” could just as easily fit into the introduction. Is there a way to link this to your results in some way?</w:t>
      </w:r>
    </w:p>
  </w:comment>
  <w:comment w:id="56" w:author="Collin Edwards" w:date="2020-03-04T12:58:00Z" w:initials="CE">
    <w:p w14:paraId="0683B490" w14:textId="4D8F8BCB" w:rsidR="00732103" w:rsidRDefault="00732103">
      <w:pPr>
        <w:pStyle w:val="CommentText"/>
      </w:pPr>
      <w:r>
        <w:rPr>
          <w:rStyle w:val="CommentReference"/>
        </w:rPr>
        <w:annotationRef/>
      </w:r>
      <w:r>
        <w:t>Wait, nonlinear or non-monotonic?</w:t>
      </w:r>
    </w:p>
  </w:comment>
  <w:comment w:id="57" w:author="Scott, Eric R." w:date="2020-03-04T15:39:00Z" w:initials="SER">
    <w:p w14:paraId="25620961" w14:textId="1A7FD2DC" w:rsidR="007E655A" w:rsidRDefault="007E655A">
      <w:pPr>
        <w:pStyle w:val="CommentText"/>
      </w:pPr>
      <w:r>
        <w:rPr>
          <w:rStyle w:val="CommentReference"/>
        </w:rPr>
        <w:annotationRef/>
      </w:r>
      <w:r>
        <w:t>threshold</w:t>
      </w:r>
    </w:p>
  </w:comment>
  <w:comment w:id="58" w:author="Scott, Eric R." w:date="2020-03-01T17:03:00Z" w:initials="SER">
    <w:p w14:paraId="2A0063D2" w14:textId="6D9F8E29" w:rsidR="001408E7" w:rsidRDefault="001408E7">
      <w:pPr>
        <w:pStyle w:val="CommentText"/>
      </w:pPr>
      <w:r>
        <w:rPr>
          <w:rStyle w:val="CommentReference"/>
        </w:rPr>
        <w:annotationRef/>
      </w:r>
      <w:r>
        <w:t>A bit repetitive,</w:t>
      </w:r>
      <w:bookmarkStart w:id="59" w:name="_GoBack"/>
      <w:bookmarkEnd w:id="59"/>
      <w:r>
        <w:t xml:space="preserve"> I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D9C16F" w15:done="0"/>
  <w15:commentEx w15:paraId="74714DEA" w15:done="0"/>
  <w15:commentEx w15:paraId="44F711C7" w15:done="0"/>
  <w15:commentEx w15:paraId="4D17D07E" w15:done="0"/>
  <w15:commentEx w15:paraId="515A3B0D" w15:done="0"/>
  <w15:commentEx w15:paraId="17782703" w15:done="0"/>
  <w15:commentEx w15:paraId="1CD3AB0E" w15:done="0"/>
  <w15:commentEx w15:paraId="776F8970" w15:done="0"/>
  <w15:commentEx w15:paraId="0D3E68EE" w15:done="0"/>
  <w15:commentEx w15:paraId="18193712" w15:done="0"/>
  <w15:commentEx w15:paraId="32A4E7AF" w15:done="0"/>
  <w15:commentEx w15:paraId="276D6828" w15:paraIdParent="32A4E7AF" w15:done="0"/>
  <w15:commentEx w15:paraId="716EFE70" w15:done="0"/>
  <w15:commentEx w15:paraId="11633095" w15:done="0"/>
  <w15:commentEx w15:paraId="1CC2E63F" w15:done="0"/>
  <w15:commentEx w15:paraId="3E5BCB8A" w15:done="0"/>
  <w15:commentEx w15:paraId="56964BC3" w15:done="0"/>
  <w15:commentEx w15:paraId="2DCA0AEE" w15:done="0"/>
  <w15:commentEx w15:paraId="2A77A3A4" w15:done="0"/>
  <w15:commentEx w15:paraId="39E83C9A" w15:done="0"/>
  <w15:commentEx w15:paraId="63E78B0B" w15:done="0"/>
  <w15:commentEx w15:paraId="44606E20" w15:done="0"/>
  <w15:commentEx w15:paraId="2A839967" w15:done="0"/>
  <w15:commentEx w15:paraId="71E5C81D" w15:done="0"/>
  <w15:commentEx w15:paraId="17C6C9B9" w15:done="0"/>
  <w15:commentEx w15:paraId="20021D91" w15:done="0"/>
  <w15:commentEx w15:paraId="24554FBC" w15:done="0"/>
  <w15:commentEx w15:paraId="7F7A13DB" w15:done="0"/>
  <w15:commentEx w15:paraId="2F20E68D" w15:done="0"/>
  <w15:commentEx w15:paraId="0EA00ACB" w15:done="0"/>
  <w15:commentEx w15:paraId="11F215F8" w15:done="0"/>
  <w15:commentEx w15:paraId="2FCA020D" w15:done="0"/>
  <w15:commentEx w15:paraId="63423EA7" w15:done="0"/>
  <w15:commentEx w15:paraId="63CEBB4C" w15:done="0"/>
  <w15:commentEx w15:paraId="4062484D" w15:done="0"/>
  <w15:commentEx w15:paraId="5D5EB1C0" w15:done="0"/>
  <w15:commentEx w15:paraId="15D3D083" w15:paraIdParent="5D5EB1C0" w15:done="0"/>
  <w15:commentEx w15:paraId="12709340" w15:done="0"/>
  <w15:commentEx w15:paraId="708931E4" w15:done="0"/>
  <w15:commentEx w15:paraId="5B6F95A1" w15:done="0"/>
  <w15:commentEx w15:paraId="7DD2C6FA" w15:done="0"/>
  <w15:commentEx w15:paraId="0683B490" w15:done="0"/>
  <w15:commentEx w15:paraId="25620961" w15:paraIdParent="0683B490" w15:done="0"/>
  <w15:commentEx w15:paraId="2A0063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D9C16F" w16cid:durableId="220A48DC"/>
  <w16cid:commentId w16cid:paraId="74714DEA" w16cid:durableId="2204EBEB"/>
  <w16cid:commentId w16cid:paraId="44F711C7" w16cid:durableId="220A48DE"/>
  <w16cid:commentId w16cid:paraId="4D17D07E" w16cid:durableId="220A48DF"/>
  <w16cid:commentId w16cid:paraId="515A3B0D" w16cid:durableId="220A48E0"/>
  <w16cid:commentId w16cid:paraId="17782703" w16cid:durableId="2204DD5A"/>
  <w16cid:commentId w16cid:paraId="1CD3AB0E" w16cid:durableId="220A48E2"/>
  <w16cid:commentId w16cid:paraId="776F8970" w16cid:durableId="22066BAB"/>
  <w16cid:commentId w16cid:paraId="0D3E68EE" w16cid:durableId="220A48E4"/>
  <w16cid:commentId w16cid:paraId="18193712" w16cid:durableId="220A48E5"/>
  <w16cid:commentId w16cid:paraId="32A4E7AF" w16cid:durableId="22050D0E"/>
  <w16cid:commentId w16cid:paraId="276D6828" w16cid:durableId="220A48E7"/>
  <w16cid:commentId w16cid:paraId="716EFE70" w16cid:durableId="220A48E8"/>
  <w16cid:commentId w16cid:paraId="11633095" w16cid:durableId="220A48E9"/>
  <w16cid:commentId w16cid:paraId="1CC2E63F" w16cid:durableId="22050F64"/>
  <w16cid:commentId w16cid:paraId="3E5BCB8A" w16cid:durableId="22050F86"/>
  <w16cid:commentId w16cid:paraId="56964BC3" w16cid:durableId="220A48EC"/>
  <w16cid:commentId w16cid:paraId="2DCA0AEE" w16cid:durableId="220A48ED"/>
  <w16cid:commentId w16cid:paraId="2A77A3A4" w16cid:durableId="220A48EE"/>
  <w16cid:commentId w16cid:paraId="39E83C9A" w16cid:durableId="2205117F"/>
  <w16cid:commentId w16cid:paraId="63E78B0B" w16cid:durableId="220A48F0"/>
  <w16cid:commentId w16cid:paraId="44606E20" w16cid:durableId="220A48F1"/>
  <w16cid:commentId w16cid:paraId="2A839967" w16cid:durableId="220A48F2"/>
  <w16cid:commentId w16cid:paraId="71E5C81D" w16cid:durableId="220A48F3"/>
  <w16cid:commentId w16cid:paraId="17C6C9B9" w16cid:durableId="22051112"/>
  <w16cid:commentId w16cid:paraId="20021D91" w16cid:durableId="220A48F5"/>
  <w16cid:commentId w16cid:paraId="24554FBC" w16cid:durableId="220A48F6"/>
  <w16cid:commentId w16cid:paraId="7F7A13DB" w16cid:durableId="220A48F7"/>
  <w16cid:commentId w16cid:paraId="2F20E68D" w16cid:durableId="22066D1F"/>
  <w16cid:commentId w16cid:paraId="0EA00ACB" w16cid:durableId="220A48F9"/>
  <w16cid:commentId w16cid:paraId="11F215F8" w16cid:durableId="220A48FA"/>
  <w16cid:commentId w16cid:paraId="2FCA020D" w16cid:durableId="220A48FB"/>
  <w16cid:commentId w16cid:paraId="63423EA7" w16cid:durableId="21FF9A69"/>
  <w16cid:commentId w16cid:paraId="63CEBB4C" w16cid:durableId="220A48FD"/>
  <w16cid:commentId w16cid:paraId="4062484D" w16cid:durableId="220A48FE"/>
  <w16cid:commentId w16cid:paraId="5D5EB1C0" w16cid:durableId="220368E6"/>
  <w16cid:commentId w16cid:paraId="15D3D083" w16cid:durableId="220A4900"/>
  <w16cid:commentId w16cid:paraId="12709340" w16cid:durableId="220A4901"/>
  <w16cid:commentId w16cid:paraId="708931E4" w16cid:durableId="22065B98"/>
  <w16cid:commentId w16cid:paraId="5B6F95A1" w16cid:durableId="21FFA0C0"/>
  <w16cid:commentId w16cid:paraId="7DD2C6FA" w16cid:durableId="220A4904"/>
  <w16cid:commentId w16cid:paraId="0683B490" w16cid:durableId="220A4905"/>
  <w16cid:commentId w16cid:paraId="25620961" w16cid:durableId="220A4A19"/>
  <w16cid:commentId w16cid:paraId="2A0063D2" w16cid:durableId="220669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llin Edwards">
    <w15:presenceInfo w15:providerId="Windows Live" w15:userId="4d9ee2704197a323"/>
  </w15:person>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A19"/>
    <w:rsid w:val="0001306A"/>
    <w:rsid w:val="000410AF"/>
    <w:rsid w:val="00063EE0"/>
    <w:rsid w:val="000C5B05"/>
    <w:rsid w:val="000C61BD"/>
    <w:rsid w:val="000D4D46"/>
    <w:rsid w:val="000F46FD"/>
    <w:rsid w:val="000F4814"/>
    <w:rsid w:val="001408E7"/>
    <w:rsid w:val="00163DE0"/>
    <w:rsid w:val="00187372"/>
    <w:rsid w:val="001A5434"/>
    <w:rsid w:val="001C67A8"/>
    <w:rsid w:val="002176A5"/>
    <w:rsid w:val="00240042"/>
    <w:rsid w:val="002647C7"/>
    <w:rsid w:val="00272011"/>
    <w:rsid w:val="0029160F"/>
    <w:rsid w:val="002920B0"/>
    <w:rsid w:val="002972C2"/>
    <w:rsid w:val="002A38B0"/>
    <w:rsid w:val="002C1DCA"/>
    <w:rsid w:val="002D34EC"/>
    <w:rsid w:val="002F0F7B"/>
    <w:rsid w:val="002F3098"/>
    <w:rsid w:val="002F62B0"/>
    <w:rsid w:val="00310381"/>
    <w:rsid w:val="003236BB"/>
    <w:rsid w:val="00323E3E"/>
    <w:rsid w:val="00355907"/>
    <w:rsid w:val="00360094"/>
    <w:rsid w:val="00364056"/>
    <w:rsid w:val="0039074E"/>
    <w:rsid w:val="00397CE8"/>
    <w:rsid w:val="003B7CA8"/>
    <w:rsid w:val="004022A1"/>
    <w:rsid w:val="004057C3"/>
    <w:rsid w:val="004107BB"/>
    <w:rsid w:val="00432FBA"/>
    <w:rsid w:val="0045163F"/>
    <w:rsid w:val="004614A5"/>
    <w:rsid w:val="00464C81"/>
    <w:rsid w:val="0047102B"/>
    <w:rsid w:val="004A75B4"/>
    <w:rsid w:val="005432BF"/>
    <w:rsid w:val="00577511"/>
    <w:rsid w:val="005859AC"/>
    <w:rsid w:val="00591741"/>
    <w:rsid w:val="005F723A"/>
    <w:rsid w:val="00626C64"/>
    <w:rsid w:val="00630D1D"/>
    <w:rsid w:val="00633DAF"/>
    <w:rsid w:val="00672EC5"/>
    <w:rsid w:val="00683D63"/>
    <w:rsid w:val="006872B9"/>
    <w:rsid w:val="006A1948"/>
    <w:rsid w:val="006B744C"/>
    <w:rsid w:val="006D2182"/>
    <w:rsid w:val="006D7D16"/>
    <w:rsid w:val="007241F5"/>
    <w:rsid w:val="00727FD8"/>
    <w:rsid w:val="00732103"/>
    <w:rsid w:val="007538FC"/>
    <w:rsid w:val="00756DFE"/>
    <w:rsid w:val="00777B62"/>
    <w:rsid w:val="007B3496"/>
    <w:rsid w:val="007D038F"/>
    <w:rsid w:val="007D6618"/>
    <w:rsid w:val="007E32EE"/>
    <w:rsid w:val="007E655A"/>
    <w:rsid w:val="00802138"/>
    <w:rsid w:val="00830D0A"/>
    <w:rsid w:val="00852157"/>
    <w:rsid w:val="00865793"/>
    <w:rsid w:val="00885BC6"/>
    <w:rsid w:val="00892350"/>
    <w:rsid w:val="008970FA"/>
    <w:rsid w:val="008B0692"/>
    <w:rsid w:val="008C32EB"/>
    <w:rsid w:val="008E2EDD"/>
    <w:rsid w:val="008F3486"/>
    <w:rsid w:val="009824AF"/>
    <w:rsid w:val="009A2F4A"/>
    <w:rsid w:val="009F406F"/>
    <w:rsid w:val="00A12923"/>
    <w:rsid w:val="00A34FA8"/>
    <w:rsid w:val="00A4620D"/>
    <w:rsid w:val="00A50E23"/>
    <w:rsid w:val="00A952DC"/>
    <w:rsid w:val="00B37D72"/>
    <w:rsid w:val="00B510E9"/>
    <w:rsid w:val="00B551C6"/>
    <w:rsid w:val="00B70D84"/>
    <w:rsid w:val="00BA1AA0"/>
    <w:rsid w:val="00BB4DCC"/>
    <w:rsid w:val="00BC0C54"/>
    <w:rsid w:val="00BD6EC0"/>
    <w:rsid w:val="00BE5B6B"/>
    <w:rsid w:val="00BF336D"/>
    <w:rsid w:val="00BF57AD"/>
    <w:rsid w:val="00C017A9"/>
    <w:rsid w:val="00C03051"/>
    <w:rsid w:val="00C23A60"/>
    <w:rsid w:val="00C42410"/>
    <w:rsid w:val="00C43E68"/>
    <w:rsid w:val="00C45F7E"/>
    <w:rsid w:val="00C67A19"/>
    <w:rsid w:val="00C772A4"/>
    <w:rsid w:val="00C814F4"/>
    <w:rsid w:val="00CB15D5"/>
    <w:rsid w:val="00CD1ABB"/>
    <w:rsid w:val="00CE2845"/>
    <w:rsid w:val="00CF066A"/>
    <w:rsid w:val="00D111E1"/>
    <w:rsid w:val="00D42E0C"/>
    <w:rsid w:val="00D57425"/>
    <w:rsid w:val="00D72111"/>
    <w:rsid w:val="00D80E4D"/>
    <w:rsid w:val="00DB0BFC"/>
    <w:rsid w:val="00DB4538"/>
    <w:rsid w:val="00DC18B8"/>
    <w:rsid w:val="00DD19C6"/>
    <w:rsid w:val="00DD4507"/>
    <w:rsid w:val="00DE60DD"/>
    <w:rsid w:val="00E643C2"/>
    <w:rsid w:val="00EA0438"/>
    <w:rsid w:val="00EC3709"/>
    <w:rsid w:val="00EF4C04"/>
    <w:rsid w:val="00F249F1"/>
    <w:rsid w:val="00F40312"/>
    <w:rsid w:val="00F518D4"/>
    <w:rsid w:val="00F616CA"/>
    <w:rsid w:val="00F648BC"/>
    <w:rsid w:val="00FD09D5"/>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F1A7A-6BD8-E846-A672-8A888B783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26462</Words>
  <Characters>150839</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3</cp:revision>
  <dcterms:created xsi:type="dcterms:W3CDTF">2020-03-04T18:06:00Z</dcterms:created>
  <dcterms:modified xsi:type="dcterms:W3CDTF">2020-03-04T20:58:00Z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